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3A0" w:rsidRDefault="005843A0" w:rsidP="005843A0">
      <w:pPr>
        <w:spacing w:after="0" w:line="240" w:lineRule="auto"/>
        <w:ind w:hanging="2"/>
      </w:pPr>
    </w:p>
    <w:p w:rsidR="005843A0" w:rsidRDefault="007B616B" w:rsidP="005843A0">
      <w:pPr>
        <w:spacing w:after="0" w:line="240" w:lineRule="auto"/>
        <w:ind w:left="1" w:hanging="3"/>
        <w:rPr>
          <w:b/>
          <w:smallCaps/>
          <w:color w:val="000000"/>
          <w:sz w:val="28"/>
          <w:szCs w:val="28"/>
          <w:u w:val="single"/>
        </w:rPr>
      </w:pPr>
      <w:r>
        <w:rPr>
          <w:noProof/>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ragraph">
                  <wp:posOffset>12065</wp:posOffset>
                </wp:positionV>
                <wp:extent cx="5210175" cy="1331595"/>
                <wp:effectExtent l="0" t="635" r="4445" b="1270"/>
                <wp:wrapThrough wrapText="bothSides">
                  <wp:wrapPolygon edited="0">
                    <wp:start x="0" y="0"/>
                    <wp:lineTo x="0" y="0"/>
                    <wp:lineTo x="0" y="0"/>
                  </wp:wrapPolygon>
                </wp:wrapThrough>
                <wp:docPr id="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33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BE5" w:rsidRDefault="00F01BE5" w:rsidP="005843A0">
                            <w:pPr>
                              <w:spacing w:after="0" w:line="1000" w:lineRule="exact"/>
                              <w:jc w:val="center"/>
                              <w:rPr>
                                <w:rFonts w:ascii="Calibri Light" w:hAnsi="Calibri Light" w:cs="Calibri Light"/>
                                <w:b/>
                                <w:sz w:val="80"/>
                                <w:szCs w:val="80"/>
                              </w:rPr>
                            </w:pPr>
                            <w:proofErr w:type="spellStart"/>
                            <w:r>
                              <w:rPr>
                                <w:rFonts w:ascii="Calibri Light" w:hAnsi="Calibri Light" w:cs="Calibri Light"/>
                                <w:b/>
                                <w:sz w:val="80"/>
                                <w:szCs w:val="80"/>
                              </w:rPr>
                              <w:t>AppViewX</w:t>
                            </w:r>
                            <w:proofErr w:type="spellEnd"/>
                            <w:r>
                              <w:rPr>
                                <w:rFonts w:ascii="Calibri Light" w:hAnsi="Calibri Light" w:cs="Calibri Light"/>
                                <w:b/>
                                <w:sz w:val="80"/>
                                <w:szCs w:val="80"/>
                              </w:rPr>
                              <w:t xml:space="preserve"> - Google CA Solution Guide </w:t>
                            </w:r>
                          </w:p>
                          <w:p w:rsidR="00F01BE5" w:rsidRPr="005843A0" w:rsidRDefault="00F01BE5" w:rsidP="005843A0">
                            <w:pPr>
                              <w:spacing w:after="0" w:line="1000" w:lineRule="exact"/>
                              <w:jc w:val="center"/>
                              <w:rPr>
                                <w:rFonts w:cs="Arial"/>
                                <w:b/>
                                <w:sz w:val="80"/>
                                <w:szCs w:val="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95pt;width:410.25pt;height:104.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9X6tgIAALs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" filled="f" stroked="f">
                <v:textbox>
                  <w:txbxContent>
                    <w:p w:rsidR="00F01BE5" w:rsidRDefault="00F01BE5" w:rsidP="005843A0">
                      <w:pPr>
                        <w:spacing w:after="0" w:line="1000" w:lineRule="exact"/>
                        <w:jc w:val="center"/>
                        <w:rPr>
                          <w:rFonts w:ascii="Calibri Light" w:hAnsi="Calibri Light" w:cs="Calibri Light"/>
                          <w:b/>
                          <w:sz w:val="80"/>
                          <w:szCs w:val="80"/>
                        </w:rPr>
                      </w:pPr>
                      <w:proofErr w:type="spellStart"/>
                      <w:r>
                        <w:rPr>
                          <w:rFonts w:ascii="Calibri Light" w:hAnsi="Calibri Light" w:cs="Calibri Light"/>
                          <w:b/>
                          <w:sz w:val="80"/>
                          <w:szCs w:val="80"/>
                        </w:rPr>
                        <w:t>AppViewX</w:t>
                      </w:r>
                      <w:proofErr w:type="spellEnd"/>
                      <w:r>
                        <w:rPr>
                          <w:rFonts w:ascii="Calibri Light" w:hAnsi="Calibri Light" w:cs="Calibri Light"/>
                          <w:b/>
                          <w:sz w:val="80"/>
                          <w:szCs w:val="80"/>
                        </w:rPr>
                        <w:t xml:space="preserve"> - Google CA Solution Guide </w:t>
                      </w:r>
                    </w:p>
                    <w:p w:rsidR="00F01BE5" w:rsidRPr="005843A0" w:rsidRDefault="00F01BE5" w:rsidP="005843A0">
                      <w:pPr>
                        <w:spacing w:after="0" w:line="1000" w:lineRule="exact"/>
                        <w:jc w:val="center"/>
                        <w:rPr>
                          <w:rFonts w:cs="Arial"/>
                          <w:b/>
                          <w:sz w:val="80"/>
                          <w:szCs w:val="80"/>
                        </w:rPr>
                      </w:pPr>
                    </w:p>
                  </w:txbxContent>
                </v:textbox>
                <w10:wrap type="through" anchorx="margin"/>
              </v:shape>
            </w:pict>
          </mc:Fallback>
        </mc:AlternateContent>
      </w: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7B616B" w:rsidP="005843A0">
      <w:pPr>
        <w:spacing w:after="0" w:line="240" w:lineRule="auto"/>
        <w:ind w:hanging="2"/>
        <w:rPr>
          <w:b/>
          <w:smallCaps/>
          <w:color w:val="000000"/>
          <w:sz w:val="28"/>
          <w:szCs w:val="28"/>
          <w:u w:val="single"/>
        </w:rPr>
      </w:pPr>
      <w:r>
        <w:rPr>
          <w:noProof/>
        </w:rPr>
        <mc:AlternateContent>
          <mc:Choice Requires="wps">
            <w:drawing>
              <wp:anchor distT="45720" distB="45720" distL="114300" distR="114300" simplePos="0" relativeHeight="251656192" behindDoc="0" locked="0" layoutInCell="1" allowOverlap="1">
                <wp:simplePos x="0" y="0"/>
                <wp:positionH relativeFrom="column">
                  <wp:posOffset>12700</wp:posOffset>
                </wp:positionH>
                <wp:positionV relativeFrom="paragraph">
                  <wp:posOffset>134620</wp:posOffset>
                </wp:positionV>
                <wp:extent cx="5953125" cy="1285875"/>
                <wp:effectExtent l="3175" t="0" r="0" b="1270"/>
                <wp:wrapNone/>
                <wp:docPr id="70" name="Rectangle 1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BE5" w:rsidRDefault="00F01BE5" w:rsidP="005843A0">
                            <w:pPr>
                              <w:spacing w:after="0" w:line="240" w:lineRule="auto"/>
                              <w:ind w:left="4" w:hanging="6"/>
                              <w:jc w:val="center"/>
                              <w:rPr>
                                <w:rFonts w:ascii="Calibri Light" w:hAnsi="Calibri Light" w:cs="Calibri Light"/>
                                <w:sz w:val="36"/>
                                <w:szCs w:val="36"/>
                              </w:rPr>
                            </w:pPr>
                            <w:r>
                              <w:rPr>
                                <w:rFonts w:ascii="Calibri Light" w:hAnsi="Calibri Light" w:cs="Calibri Light"/>
                                <w:b/>
                                <w:sz w:val="56"/>
                                <w:szCs w:val="56"/>
                              </w:rPr>
                              <w:t>Google CA Solution Guide</w:t>
                            </w:r>
                            <w:r>
                              <w:rPr>
                                <w:rFonts w:ascii="Calibri Light" w:hAnsi="Calibri Light" w:cs="Calibri Light"/>
                                <w:sz w:val="36"/>
                                <w:szCs w:val="36"/>
                              </w:rPr>
                              <w:t xml:space="preserve"> </w:t>
                            </w:r>
                          </w:p>
                          <w:p w:rsidR="00F01BE5" w:rsidRDefault="00F01BE5" w:rsidP="005843A0">
                            <w:pPr>
                              <w:spacing w:after="0" w:line="240" w:lineRule="auto"/>
                              <w:ind w:left="2" w:hanging="4"/>
                              <w:jc w:val="center"/>
                              <w:rPr>
                                <w:rFonts w:ascii="Calibri Light" w:hAnsi="Calibri Light" w:cs="Calibri Light"/>
                                <w:sz w:val="56"/>
                                <w:szCs w:val="56"/>
                              </w:rPr>
                            </w:pPr>
                            <w:r>
                              <w:rPr>
                                <w:rFonts w:ascii="Calibri Light" w:hAnsi="Calibri Light" w:cs="Calibri Light"/>
                                <w:sz w:val="36"/>
                                <w:szCs w:val="36"/>
                              </w:rPr>
                              <w:t xml:space="preserve"> (Document Revision 1.0)         </w:t>
                            </w:r>
                          </w:p>
                          <w:p w:rsidR="00F01BE5" w:rsidRDefault="00F01BE5" w:rsidP="005843A0">
                            <w:pPr>
                              <w:spacing w:after="0" w:line="240" w:lineRule="auto"/>
                              <w:ind w:hanging="2"/>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57" o:spid="_x0000_s1027" style="position:absolute;margin-left:1pt;margin-top:10.6pt;width:468.75pt;height:101.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" filled="f" stroked="f">
                <v:textbox inset="2.53958mm,2.53958mm,2.53958mm,2.53958mm">
                  <w:txbxContent>
                    <w:p w:rsidR="00F01BE5" w:rsidRDefault="00F01BE5" w:rsidP="005843A0">
                      <w:pPr>
                        <w:spacing w:after="0" w:line="240" w:lineRule="auto"/>
                        <w:ind w:left="4" w:hanging="6"/>
                        <w:jc w:val="center"/>
                        <w:rPr>
                          <w:rFonts w:ascii="Calibri Light" w:hAnsi="Calibri Light" w:cs="Calibri Light"/>
                          <w:sz w:val="36"/>
                          <w:szCs w:val="36"/>
                        </w:rPr>
                      </w:pPr>
                      <w:r>
                        <w:rPr>
                          <w:rFonts w:ascii="Calibri Light" w:hAnsi="Calibri Light" w:cs="Calibri Light"/>
                          <w:b/>
                          <w:sz w:val="56"/>
                          <w:szCs w:val="56"/>
                        </w:rPr>
                        <w:t>Google CA Solution Guide</w:t>
                      </w:r>
                      <w:r>
                        <w:rPr>
                          <w:rFonts w:ascii="Calibri Light" w:hAnsi="Calibri Light" w:cs="Calibri Light"/>
                          <w:sz w:val="36"/>
                          <w:szCs w:val="36"/>
                        </w:rPr>
                        <w:t xml:space="preserve"> </w:t>
                      </w:r>
                    </w:p>
                    <w:p w:rsidR="00F01BE5" w:rsidRDefault="00F01BE5" w:rsidP="005843A0">
                      <w:pPr>
                        <w:spacing w:after="0" w:line="240" w:lineRule="auto"/>
                        <w:ind w:left="2" w:hanging="4"/>
                        <w:jc w:val="center"/>
                        <w:rPr>
                          <w:rFonts w:ascii="Calibri Light" w:hAnsi="Calibri Light" w:cs="Calibri Light"/>
                          <w:sz w:val="56"/>
                          <w:szCs w:val="56"/>
                        </w:rPr>
                      </w:pPr>
                      <w:r>
                        <w:rPr>
                          <w:rFonts w:ascii="Calibri Light" w:hAnsi="Calibri Light" w:cs="Calibri Light"/>
                          <w:sz w:val="36"/>
                          <w:szCs w:val="36"/>
                        </w:rPr>
                        <w:t xml:space="preserve"> (Document Revision 1.0)         </w:t>
                      </w:r>
                    </w:p>
                    <w:p w:rsidR="00F01BE5" w:rsidRDefault="00F01BE5" w:rsidP="005843A0">
                      <w:pPr>
                        <w:spacing w:after="0" w:line="240" w:lineRule="auto"/>
                        <w:ind w:hanging="2"/>
                      </w:pP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12700</wp:posOffset>
                </wp:positionH>
                <wp:positionV relativeFrom="paragraph">
                  <wp:posOffset>1529080</wp:posOffset>
                </wp:positionV>
                <wp:extent cx="5930265" cy="57150"/>
                <wp:effectExtent l="22225" t="21590" r="19685" b="16510"/>
                <wp:wrapNone/>
                <wp:docPr id="69" name="Straight Arrow Connector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0265" cy="57150"/>
                        </a:xfrm>
                        <a:prstGeom prst="straightConnector1">
                          <a:avLst/>
                        </a:prstGeom>
                        <a:noFill/>
                        <a:ln w="28575">
                          <a:solidFill>
                            <a:srgbClr val="000000"/>
                          </a:solidFill>
                          <a:miter lim="800000"/>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D1F886" id="_x0000_t32" coordsize="21600,21600" o:spt="32" o:oned="t" path="m,l21600,21600e" filled="f">
                <v:path arrowok="t" fillok="f" o:connecttype="none"/>
                <o:lock v:ext="edit" shapetype="t"/>
              </v:shapetype>
              <v:shape id="Straight Arrow Connector 1159" o:spid="_x0000_s1026" type="#_x0000_t32" style="position:absolute;margin-left:1pt;margin-top:120.4pt;width:466.9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" strokeweight="2.25pt">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38100</wp:posOffset>
                </wp:positionH>
                <wp:positionV relativeFrom="paragraph">
                  <wp:posOffset>0</wp:posOffset>
                </wp:positionV>
                <wp:extent cx="5930900" cy="57150"/>
                <wp:effectExtent l="19050" t="16510" r="22225" b="21590"/>
                <wp:wrapNone/>
                <wp:docPr id="68" name="Straight Arrow Connector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0900" cy="57150"/>
                        </a:xfrm>
                        <a:prstGeom prst="straightConnector1">
                          <a:avLst/>
                        </a:prstGeom>
                        <a:noFill/>
                        <a:ln w="28575">
                          <a:solidFill>
                            <a:srgbClr val="000000"/>
                          </a:solidFill>
                          <a:miter lim="800000"/>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14457" id="Straight Arrow Connector 1160" o:spid="_x0000_s1026" type="#_x0000_t32" style="position:absolute;margin-left:3pt;margin-top:0;width:467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" strokeweight="2.25pt">
                <v:stroke startarrowwidth="narrow" startarrowlength="short" endarrowwidth="narrow" endarrowlength="short" joinstyle="miter"/>
              </v:shape>
            </w:pict>
          </mc:Fallback>
        </mc:AlternateContent>
      </w: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hanging="2"/>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jc w:val="center"/>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after="0" w:line="240" w:lineRule="auto"/>
        <w:ind w:left="1" w:hanging="3"/>
        <w:rPr>
          <w:b/>
          <w:smallCaps/>
          <w:color w:val="000000"/>
          <w:sz w:val="28"/>
          <w:szCs w:val="28"/>
          <w:u w:val="single"/>
        </w:rPr>
      </w:pPr>
    </w:p>
    <w:p w:rsidR="005843A0" w:rsidRDefault="005843A0" w:rsidP="005843A0">
      <w:pPr>
        <w:spacing w:before="240" w:line="256" w:lineRule="auto"/>
        <w:ind w:hanging="2"/>
      </w:pPr>
      <w:r>
        <w:rPr>
          <w:b/>
        </w:rPr>
        <w:t xml:space="preserve">Copyright © 2020 </w:t>
      </w:r>
      <w:proofErr w:type="spellStart"/>
      <w:r>
        <w:rPr>
          <w:b/>
        </w:rPr>
        <w:t>AppViewX</w:t>
      </w:r>
      <w:proofErr w:type="spellEnd"/>
      <w:r>
        <w:rPr>
          <w:b/>
        </w:rPr>
        <w:t>, Inc. All Rights Reserved.</w:t>
      </w:r>
    </w:p>
    <w:p w:rsidR="005843A0" w:rsidRDefault="005843A0" w:rsidP="005843A0">
      <w:pPr>
        <w:spacing w:before="60" w:after="0" w:line="256" w:lineRule="auto"/>
        <w:ind w:hanging="2"/>
        <w:jc w:val="both"/>
      </w:pPr>
      <w:r>
        <w:lastRenderedPageBreak/>
        <w:t xml:space="preserve">This document may not be copied, disclosed, transferred, or modified without the prior written consent of </w:t>
      </w:r>
      <w:proofErr w:type="spellStart"/>
      <w:r>
        <w:t>AppViewX</w:t>
      </w:r>
      <w:proofErr w:type="spellEnd"/>
      <w:r>
        <w:t xml:space="preserve">, Inc. While all content is believed to be correct at the time of publication, it is provided as general-purpose information. The content is subject to change without notice and is provided “as is” and with no expressed or implied warranties whatsoever, including, but not limited to, a warranty for accuracy made by </w:t>
      </w:r>
      <w:proofErr w:type="spellStart"/>
      <w:r>
        <w:t>AppViewX</w:t>
      </w:r>
      <w:proofErr w:type="spellEnd"/>
      <w:r>
        <w:t>. The software described in this document is provided under written license only, contains valuable trade secrets and proprietary information, and is protected by the copyright laws of the United States and other countries. Unauthorized use of software or its documentation can result in civil damages and criminal prosecution.</w:t>
      </w:r>
    </w:p>
    <w:p w:rsidR="005843A0" w:rsidRDefault="005843A0" w:rsidP="005843A0">
      <w:pPr>
        <w:spacing w:before="240" w:line="256" w:lineRule="auto"/>
        <w:ind w:hanging="2"/>
      </w:pPr>
      <w:r>
        <w:rPr>
          <w:b/>
        </w:rPr>
        <w:t>Trademarks</w:t>
      </w:r>
    </w:p>
    <w:p w:rsidR="005843A0" w:rsidRDefault="005843A0" w:rsidP="005843A0">
      <w:pPr>
        <w:spacing w:before="60" w:after="0" w:line="256" w:lineRule="auto"/>
        <w:ind w:hanging="2"/>
        <w:jc w:val="both"/>
      </w:pPr>
      <w:r>
        <w:t xml:space="preserve">The trademarks, logos, and service marks displayed in this manual are the property of </w:t>
      </w:r>
      <w:proofErr w:type="spellStart"/>
      <w:r>
        <w:t>AppViewX</w:t>
      </w:r>
      <w:proofErr w:type="spellEnd"/>
      <w:r>
        <w:t xml:space="preserve"> or other third parties. Users are not permitted to use these marks without the prior written consent of </w:t>
      </w:r>
      <w:proofErr w:type="spellStart"/>
      <w:r>
        <w:t>AppViewX</w:t>
      </w:r>
      <w:proofErr w:type="spellEnd"/>
      <w:r>
        <w:t xml:space="preserve"> or such third party which may own the mark. </w:t>
      </w:r>
    </w:p>
    <w:p w:rsidR="005843A0" w:rsidRDefault="005843A0" w:rsidP="005843A0">
      <w:pPr>
        <w:spacing w:before="60" w:after="0" w:line="256" w:lineRule="auto"/>
        <w:ind w:hanging="2"/>
        <w:jc w:val="both"/>
      </w:pPr>
    </w:p>
    <w:p w:rsidR="005843A0" w:rsidRDefault="005843A0" w:rsidP="005843A0">
      <w:pPr>
        <w:spacing w:before="60" w:after="0" w:line="256" w:lineRule="auto"/>
        <w:ind w:hanging="2"/>
      </w:pPr>
      <w:r>
        <w:t>This product includes software developed by the CentOS Project (</w:t>
      </w:r>
      <w:hyperlink r:id="rId8" w:history="1">
        <w:r>
          <w:rPr>
            <w:rStyle w:val="Hyperlink"/>
          </w:rPr>
          <w:t>www.centos.org</w:t>
        </w:r>
      </w:hyperlink>
      <w:r>
        <w:t>).</w:t>
      </w:r>
    </w:p>
    <w:p w:rsidR="005843A0" w:rsidRDefault="005843A0" w:rsidP="005843A0">
      <w:pPr>
        <w:spacing w:before="60" w:after="0" w:line="256" w:lineRule="auto"/>
        <w:ind w:hanging="2"/>
      </w:pPr>
      <w:r>
        <w:t>This product includes software developed by Red Hat, Inc. (</w:t>
      </w:r>
      <w:hyperlink r:id="rId9" w:history="1">
        <w:r>
          <w:rPr>
            <w:rStyle w:val="Hyperlink"/>
          </w:rPr>
          <w:t>www.redhat.com</w:t>
        </w:r>
      </w:hyperlink>
      <w:r>
        <w:t>).</w:t>
      </w:r>
    </w:p>
    <w:p w:rsidR="005843A0" w:rsidRDefault="005843A0" w:rsidP="005843A0">
      <w:pPr>
        <w:spacing w:before="60" w:after="0" w:line="256" w:lineRule="auto"/>
        <w:ind w:hanging="2"/>
      </w:pPr>
      <w:r>
        <w:t>This product includes software developed by VMware, Inc. (</w:t>
      </w:r>
      <w:hyperlink r:id="rId10" w:history="1">
        <w:r>
          <w:rPr>
            <w:rStyle w:val="Hyperlink"/>
          </w:rPr>
          <w:t>www.vmware.com</w:t>
        </w:r>
      </w:hyperlink>
      <w:r>
        <w:t>).</w:t>
      </w:r>
    </w:p>
    <w:p w:rsidR="005843A0" w:rsidRDefault="005843A0" w:rsidP="005843A0">
      <w:pPr>
        <w:spacing w:before="60" w:after="0" w:line="256" w:lineRule="auto"/>
        <w:ind w:hanging="2"/>
      </w:pPr>
      <w:r>
        <w:t>All other trademarks mentioned in this document are the property of their respective owners.</w:t>
      </w:r>
    </w:p>
    <w:p w:rsidR="005843A0" w:rsidRDefault="005843A0" w:rsidP="005843A0">
      <w:pPr>
        <w:spacing w:before="240" w:line="256" w:lineRule="auto"/>
        <w:ind w:hanging="2"/>
      </w:pPr>
      <w:r>
        <w:rPr>
          <w:b/>
        </w:rPr>
        <w:t>Contact Information</w:t>
      </w:r>
    </w:p>
    <w:p w:rsidR="005843A0" w:rsidRDefault="005843A0" w:rsidP="005843A0">
      <w:pPr>
        <w:spacing w:before="60" w:after="0" w:line="256" w:lineRule="auto"/>
        <w:ind w:hanging="2"/>
      </w:pPr>
      <w:proofErr w:type="spellStart"/>
      <w:r>
        <w:t>AppViewX</w:t>
      </w:r>
      <w:proofErr w:type="spellEnd"/>
      <w:r>
        <w:t>, Inc.</w:t>
      </w:r>
    </w:p>
    <w:p w:rsidR="005843A0" w:rsidRDefault="005843A0" w:rsidP="005843A0">
      <w:pPr>
        <w:spacing w:before="60" w:after="0" w:line="256" w:lineRule="auto"/>
        <w:ind w:hanging="2"/>
      </w:pPr>
      <w:r>
        <w:t>500 Yale Avenue North, Suite 100</w:t>
      </w:r>
    </w:p>
    <w:p w:rsidR="005843A0" w:rsidRDefault="005843A0" w:rsidP="005843A0">
      <w:pPr>
        <w:spacing w:before="60" w:after="0" w:line="256" w:lineRule="auto"/>
        <w:ind w:hanging="2"/>
      </w:pPr>
      <w:r>
        <w:t>Seattle, WA 98109</w:t>
      </w:r>
    </w:p>
    <w:p w:rsidR="005843A0" w:rsidRDefault="005843A0" w:rsidP="005843A0">
      <w:pPr>
        <w:spacing w:before="60" w:after="0" w:line="256" w:lineRule="auto"/>
        <w:ind w:hanging="2"/>
      </w:pPr>
      <w:r>
        <w:t>Tel: +1 (206) 207 7541</w:t>
      </w:r>
    </w:p>
    <w:p w:rsidR="005843A0" w:rsidRDefault="005843A0" w:rsidP="005843A0">
      <w:pPr>
        <w:spacing w:before="60" w:after="0" w:line="256" w:lineRule="auto"/>
        <w:ind w:hanging="2"/>
      </w:pPr>
      <w:r>
        <w:t>Email: info@appviewx.com</w:t>
      </w:r>
    </w:p>
    <w:p w:rsidR="005843A0" w:rsidRDefault="005843A0" w:rsidP="005843A0">
      <w:pPr>
        <w:spacing w:before="60" w:after="0" w:line="256" w:lineRule="auto"/>
        <w:ind w:hanging="2"/>
      </w:pPr>
      <w:r>
        <w:t xml:space="preserve">Web: </w:t>
      </w:r>
      <w:hyperlink r:id="rId11" w:history="1">
        <w:r>
          <w:rPr>
            <w:rStyle w:val="Hyperlink"/>
          </w:rPr>
          <w:t>www.appviewx.com</w:t>
        </w:r>
      </w:hyperlink>
    </w:p>
    <w:p w:rsidR="005843A0" w:rsidRDefault="005843A0" w:rsidP="005843A0">
      <w:pPr>
        <w:spacing w:after="160" w:line="256" w:lineRule="auto"/>
        <w:ind w:hanging="2"/>
        <w:rPr>
          <w:sz w:val="18"/>
          <w:szCs w:val="18"/>
        </w:rPr>
      </w:pPr>
    </w:p>
    <w:p w:rsidR="005843A0" w:rsidRDefault="005843A0" w:rsidP="005843A0">
      <w:pPr>
        <w:spacing w:after="160" w:line="256" w:lineRule="auto"/>
        <w:ind w:hanging="2"/>
        <w:rPr>
          <w:sz w:val="18"/>
          <w:szCs w:val="18"/>
        </w:rPr>
      </w:pPr>
    </w:p>
    <w:p w:rsidR="005843A0" w:rsidRDefault="005843A0" w:rsidP="005843A0">
      <w:pPr>
        <w:keepNext/>
        <w:keepLines/>
        <w:spacing w:before="240" w:after="0" w:line="256" w:lineRule="auto"/>
        <w:ind w:hanging="2"/>
        <w:rPr>
          <w:ins w:id="0" w:author="Karthic Venkataswamy" w:date="2020-11-07T00:46:00Z"/>
          <w:sz w:val="18"/>
          <w:szCs w:val="18"/>
        </w:rPr>
      </w:pPr>
      <w:ins w:id="1" w:author="Karthic Venkataswamy" w:date="2020-11-07T00:46:00Z">
        <w:r>
          <w:br w:type="page"/>
        </w:r>
      </w:ins>
    </w:p>
    <w:p w:rsidR="005843A0" w:rsidRDefault="005843A0" w:rsidP="005843A0">
      <w:pPr>
        <w:spacing w:after="0" w:line="240" w:lineRule="auto"/>
        <w:ind w:hanging="2"/>
        <w:rPr>
          <w:ins w:id="2" w:author="Karthic Venkataswamy" w:date="2020-11-07T00:46:00Z"/>
          <w:sz w:val="18"/>
          <w:szCs w:val="18"/>
        </w:rPr>
      </w:pPr>
    </w:p>
    <w:p w:rsidR="005843A0" w:rsidRDefault="005843A0" w:rsidP="00F01BE5">
      <w:pPr>
        <w:pStyle w:val="TOCHeading"/>
        <w:ind w:left="1" w:hanging="3"/>
        <w:rPr>
          <w:rFonts w:cs="Calibri Light"/>
          <w:b/>
          <w:color w:val="auto"/>
        </w:rPr>
      </w:pPr>
      <w:r>
        <w:rPr>
          <w:rFonts w:cs="Calibri Light"/>
          <w:b/>
          <w:color w:val="auto"/>
        </w:rPr>
        <w:t>Table of Contents</w:t>
      </w:r>
    </w:p>
    <w:sdt>
      <w:sdtPr>
        <w:rPr>
          <w:rFonts w:ascii="Calibri" w:hAnsi="Calibri"/>
          <w:color w:val="auto"/>
          <w:sz w:val="24"/>
          <w:szCs w:val="22"/>
        </w:rPr>
        <w:id w:val="7108863"/>
        <w:docPartObj>
          <w:docPartGallery w:val="Table of Contents"/>
          <w:docPartUnique/>
        </w:docPartObj>
      </w:sdtPr>
      <w:sdtEndPr>
        <w:rPr>
          <w:b/>
          <w:bCs/>
          <w:noProof/>
        </w:rPr>
      </w:sdtEndPr>
      <w:sdtContent>
        <w:p w:rsidR="00E30141" w:rsidRDefault="00E30141">
          <w:pPr>
            <w:pStyle w:val="TOCHeading"/>
          </w:pPr>
          <w:r>
            <w:t>Contents</w:t>
          </w:r>
        </w:p>
        <w:p w:rsidR="00E30141" w:rsidRDefault="00E3014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6110256" w:history="1">
            <w:r w:rsidRPr="00683D37">
              <w:rPr>
                <w:rStyle w:val="Hyperlink"/>
              </w:rPr>
              <w:t>Document History</w:t>
            </w:r>
            <w:r>
              <w:rPr>
                <w:webHidden/>
              </w:rPr>
              <w:tab/>
            </w:r>
            <w:r>
              <w:rPr>
                <w:webHidden/>
              </w:rPr>
              <w:fldChar w:fldCharType="begin"/>
            </w:r>
            <w:r>
              <w:rPr>
                <w:webHidden/>
              </w:rPr>
              <w:instrText xml:space="preserve"> PAGEREF _Toc56110256 \h </w:instrText>
            </w:r>
            <w:r>
              <w:rPr>
                <w:webHidden/>
              </w:rPr>
            </w:r>
            <w:r>
              <w:rPr>
                <w:webHidden/>
              </w:rPr>
              <w:fldChar w:fldCharType="separate"/>
            </w:r>
            <w:r>
              <w:rPr>
                <w:webHidden/>
              </w:rPr>
              <w:t>635</w:t>
            </w:r>
            <w:r>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57" w:history="1">
            <w:r w:rsidR="00E30141" w:rsidRPr="00683D37">
              <w:rPr>
                <w:rStyle w:val="Hyperlink"/>
              </w:rPr>
              <w:t>Purpose</w:t>
            </w:r>
            <w:r w:rsidR="00E30141">
              <w:rPr>
                <w:webHidden/>
              </w:rPr>
              <w:tab/>
            </w:r>
            <w:r w:rsidR="00E30141">
              <w:rPr>
                <w:webHidden/>
              </w:rPr>
              <w:fldChar w:fldCharType="begin"/>
            </w:r>
            <w:r w:rsidR="00E30141">
              <w:rPr>
                <w:webHidden/>
              </w:rPr>
              <w:instrText xml:space="preserve"> PAGEREF _Toc56110257 \h </w:instrText>
            </w:r>
            <w:r w:rsidR="00E30141">
              <w:rPr>
                <w:webHidden/>
              </w:rPr>
            </w:r>
            <w:r w:rsidR="00E30141">
              <w:rPr>
                <w:webHidden/>
              </w:rPr>
              <w:fldChar w:fldCharType="separate"/>
            </w:r>
            <w:r w:rsidR="00E30141">
              <w:rPr>
                <w:webHidden/>
              </w:rPr>
              <w:t>636</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58" w:history="1">
            <w:r w:rsidR="00E30141" w:rsidRPr="00683D37">
              <w:rPr>
                <w:rStyle w:val="Hyperlink"/>
              </w:rPr>
              <w:t>Overview</w:t>
            </w:r>
            <w:r w:rsidR="00E30141">
              <w:rPr>
                <w:webHidden/>
              </w:rPr>
              <w:tab/>
            </w:r>
            <w:r w:rsidR="00E30141">
              <w:rPr>
                <w:webHidden/>
              </w:rPr>
              <w:fldChar w:fldCharType="begin"/>
            </w:r>
            <w:r w:rsidR="00E30141">
              <w:rPr>
                <w:webHidden/>
              </w:rPr>
              <w:instrText xml:space="preserve"> PAGEREF _Toc56110258 \h </w:instrText>
            </w:r>
            <w:r w:rsidR="00E30141">
              <w:rPr>
                <w:webHidden/>
              </w:rPr>
            </w:r>
            <w:r w:rsidR="00E30141">
              <w:rPr>
                <w:webHidden/>
              </w:rPr>
              <w:fldChar w:fldCharType="separate"/>
            </w:r>
            <w:r w:rsidR="00E30141">
              <w:rPr>
                <w:webHidden/>
              </w:rPr>
              <w:t>636</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59" w:history="1">
            <w:r w:rsidR="00E30141" w:rsidRPr="00683D37">
              <w:rPr>
                <w:rStyle w:val="Hyperlink"/>
              </w:rPr>
              <w:t>Pre-requisites</w:t>
            </w:r>
            <w:r w:rsidR="00E30141">
              <w:rPr>
                <w:webHidden/>
              </w:rPr>
              <w:tab/>
            </w:r>
            <w:r w:rsidR="00E30141">
              <w:rPr>
                <w:webHidden/>
              </w:rPr>
              <w:fldChar w:fldCharType="begin"/>
            </w:r>
            <w:r w:rsidR="00E30141">
              <w:rPr>
                <w:webHidden/>
              </w:rPr>
              <w:instrText xml:space="preserve"> PAGEREF _Toc56110259 \h </w:instrText>
            </w:r>
            <w:r w:rsidR="00E30141">
              <w:rPr>
                <w:webHidden/>
              </w:rPr>
            </w:r>
            <w:r w:rsidR="00E30141">
              <w:rPr>
                <w:webHidden/>
              </w:rPr>
              <w:fldChar w:fldCharType="separate"/>
            </w:r>
            <w:r w:rsidR="00E30141">
              <w:rPr>
                <w:webHidden/>
              </w:rPr>
              <w:t>636</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0" w:history="1">
            <w:r w:rsidR="00E30141" w:rsidRPr="00683D37">
              <w:rPr>
                <w:rStyle w:val="Hyperlink"/>
              </w:rPr>
              <w:t>Infra Requirements</w:t>
            </w:r>
            <w:r w:rsidR="00E30141">
              <w:rPr>
                <w:webHidden/>
              </w:rPr>
              <w:tab/>
            </w:r>
            <w:r w:rsidR="00E30141">
              <w:rPr>
                <w:webHidden/>
              </w:rPr>
              <w:fldChar w:fldCharType="begin"/>
            </w:r>
            <w:r w:rsidR="00E30141">
              <w:rPr>
                <w:webHidden/>
              </w:rPr>
              <w:instrText xml:space="preserve"> PAGEREF _Toc56110260 \h </w:instrText>
            </w:r>
            <w:r w:rsidR="00E30141">
              <w:rPr>
                <w:webHidden/>
              </w:rPr>
            </w:r>
            <w:r w:rsidR="00E30141">
              <w:rPr>
                <w:webHidden/>
              </w:rPr>
              <w:fldChar w:fldCharType="separate"/>
            </w:r>
            <w:r w:rsidR="00E30141">
              <w:rPr>
                <w:webHidden/>
              </w:rPr>
              <w:t>636</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1" w:history="1">
            <w:r w:rsidR="00E30141" w:rsidRPr="00683D37">
              <w:rPr>
                <w:rStyle w:val="Hyperlink"/>
              </w:rPr>
              <w:t>Launching AppViewX</w:t>
            </w:r>
            <w:r w:rsidR="00E30141">
              <w:rPr>
                <w:webHidden/>
              </w:rPr>
              <w:tab/>
            </w:r>
            <w:r w:rsidR="00E30141">
              <w:rPr>
                <w:webHidden/>
              </w:rPr>
              <w:fldChar w:fldCharType="begin"/>
            </w:r>
            <w:r w:rsidR="00E30141">
              <w:rPr>
                <w:webHidden/>
              </w:rPr>
              <w:instrText xml:space="preserve"> PAGEREF _Toc56110261 \h </w:instrText>
            </w:r>
            <w:r w:rsidR="00E30141">
              <w:rPr>
                <w:webHidden/>
              </w:rPr>
            </w:r>
            <w:r w:rsidR="00E30141">
              <w:rPr>
                <w:webHidden/>
              </w:rPr>
              <w:fldChar w:fldCharType="separate"/>
            </w:r>
            <w:r w:rsidR="00E30141">
              <w:rPr>
                <w:webHidden/>
              </w:rPr>
              <w:t>637</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2" w:history="1">
            <w:r w:rsidR="00E30141" w:rsidRPr="00683D37">
              <w:rPr>
                <w:rStyle w:val="Hyperlink"/>
              </w:rPr>
              <w:t>Configure Google CA</w:t>
            </w:r>
            <w:r w:rsidR="00E30141">
              <w:rPr>
                <w:webHidden/>
              </w:rPr>
              <w:tab/>
            </w:r>
            <w:r w:rsidR="00E30141">
              <w:rPr>
                <w:webHidden/>
              </w:rPr>
              <w:fldChar w:fldCharType="begin"/>
            </w:r>
            <w:r w:rsidR="00E30141">
              <w:rPr>
                <w:webHidden/>
              </w:rPr>
              <w:instrText xml:space="preserve"> PAGEREF _Toc56110262 \h </w:instrText>
            </w:r>
            <w:r w:rsidR="00E30141">
              <w:rPr>
                <w:webHidden/>
              </w:rPr>
            </w:r>
            <w:r w:rsidR="00E30141">
              <w:rPr>
                <w:webHidden/>
              </w:rPr>
              <w:fldChar w:fldCharType="separate"/>
            </w:r>
            <w:r w:rsidR="00E30141">
              <w:rPr>
                <w:webHidden/>
              </w:rPr>
              <w:t>637</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3" w:history="1">
            <w:r w:rsidR="00E30141" w:rsidRPr="00683D37">
              <w:rPr>
                <w:rStyle w:val="Hyperlink"/>
              </w:rPr>
              <w:t>Create a Certificate Group</w:t>
            </w:r>
            <w:r w:rsidR="00E30141">
              <w:rPr>
                <w:webHidden/>
              </w:rPr>
              <w:tab/>
            </w:r>
            <w:r w:rsidR="00E30141">
              <w:rPr>
                <w:webHidden/>
              </w:rPr>
              <w:fldChar w:fldCharType="begin"/>
            </w:r>
            <w:r w:rsidR="00E30141">
              <w:rPr>
                <w:webHidden/>
              </w:rPr>
              <w:instrText xml:space="preserve"> PAGEREF _Toc56110263 \h </w:instrText>
            </w:r>
            <w:r w:rsidR="00E30141">
              <w:rPr>
                <w:webHidden/>
              </w:rPr>
            </w:r>
            <w:r w:rsidR="00E30141">
              <w:rPr>
                <w:webHidden/>
              </w:rPr>
              <w:fldChar w:fldCharType="separate"/>
            </w:r>
            <w:r w:rsidR="00E30141">
              <w:rPr>
                <w:webHidden/>
              </w:rPr>
              <w:t>640</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4" w:history="1">
            <w:r w:rsidR="00E30141" w:rsidRPr="00683D37">
              <w:rPr>
                <w:rStyle w:val="Hyperlink"/>
              </w:rPr>
              <w:t>Create a Certificate Policy</w:t>
            </w:r>
            <w:r w:rsidR="00E30141">
              <w:rPr>
                <w:webHidden/>
              </w:rPr>
              <w:tab/>
            </w:r>
            <w:r w:rsidR="00E30141">
              <w:rPr>
                <w:webHidden/>
              </w:rPr>
              <w:fldChar w:fldCharType="begin"/>
            </w:r>
            <w:r w:rsidR="00E30141">
              <w:rPr>
                <w:webHidden/>
              </w:rPr>
              <w:instrText xml:space="preserve"> PAGEREF _Toc56110264 \h </w:instrText>
            </w:r>
            <w:r w:rsidR="00E30141">
              <w:rPr>
                <w:webHidden/>
              </w:rPr>
            </w:r>
            <w:r w:rsidR="00E30141">
              <w:rPr>
                <w:webHidden/>
              </w:rPr>
              <w:fldChar w:fldCharType="separate"/>
            </w:r>
            <w:r w:rsidR="00E30141">
              <w:rPr>
                <w:webHidden/>
              </w:rPr>
              <w:t>643</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5" w:history="1">
            <w:r w:rsidR="00E30141" w:rsidRPr="00683D37">
              <w:rPr>
                <w:rStyle w:val="Hyperlink"/>
              </w:rPr>
              <w:t>Configure Single Sign-on</w:t>
            </w:r>
            <w:r w:rsidR="00E30141">
              <w:rPr>
                <w:webHidden/>
              </w:rPr>
              <w:tab/>
            </w:r>
            <w:r w:rsidR="00E30141">
              <w:rPr>
                <w:webHidden/>
              </w:rPr>
              <w:fldChar w:fldCharType="begin"/>
            </w:r>
            <w:r w:rsidR="00E30141">
              <w:rPr>
                <w:webHidden/>
              </w:rPr>
              <w:instrText xml:space="preserve"> PAGEREF _Toc56110265 \h </w:instrText>
            </w:r>
            <w:r w:rsidR="00E30141">
              <w:rPr>
                <w:webHidden/>
              </w:rPr>
            </w:r>
            <w:r w:rsidR="00E30141">
              <w:rPr>
                <w:webHidden/>
              </w:rPr>
              <w:fldChar w:fldCharType="separate"/>
            </w:r>
            <w:r w:rsidR="00E30141">
              <w:rPr>
                <w:webHidden/>
              </w:rPr>
              <w:t>645</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6" w:history="1">
            <w:r w:rsidR="00E30141" w:rsidRPr="00683D37">
              <w:rPr>
                <w:rStyle w:val="Hyperlink"/>
              </w:rPr>
              <w:t>Enable Auto Enrollment – SCEP</w:t>
            </w:r>
            <w:r w:rsidR="00E30141">
              <w:rPr>
                <w:webHidden/>
              </w:rPr>
              <w:tab/>
            </w:r>
            <w:r w:rsidR="00E30141">
              <w:rPr>
                <w:webHidden/>
              </w:rPr>
              <w:fldChar w:fldCharType="begin"/>
            </w:r>
            <w:r w:rsidR="00E30141">
              <w:rPr>
                <w:webHidden/>
              </w:rPr>
              <w:instrText xml:space="preserve"> PAGEREF _Toc56110266 \h </w:instrText>
            </w:r>
            <w:r w:rsidR="00E30141">
              <w:rPr>
                <w:webHidden/>
              </w:rPr>
            </w:r>
            <w:r w:rsidR="00E30141">
              <w:rPr>
                <w:webHidden/>
              </w:rPr>
              <w:fldChar w:fldCharType="separate"/>
            </w:r>
            <w:r w:rsidR="00E30141">
              <w:rPr>
                <w:webHidden/>
              </w:rPr>
              <w:t>647</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7" w:history="1">
            <w:r w:rsidR="00E30141" w:rsidRPr="00683D37">
              <w:rPr>
                <w:rStyle w:val="Hyperlink"/>
              </w:rPr>
              <w:t>Certificate and Role Synchronization</w:t>
            </w:r>
            <w:r w:rsidR="00E30141">
              <w:rPr>
                <w:webHidden/>
              </w:rPr>
              <w:tab/>
            </w:r>
            <w:r w:rsidR="00E30141">
              <w:rPr>
                <w:webHidden/>
              </w:rPr>
              <w:fldChar w:fldCharType="begin"/>
            </w:r>
            <w:r w:rsidR="00E30141">
              <w:rPr>
                <w:webHidden/>
              </w:rPr>
              <w:instrText xml:space="preserve"> PAGEREF _Toc56110267 \h </w:instrText>
            </w:r>
            <w:r w:rsidR="00E30141">
              <w:rPr>
                <w:webHidden/>
              </w:rPr>
            </w:r>
            <w:r w:rsidR="00E30141">
              <w:rPr>
                <w:webHidden/>
              </w:rPr>
              <w:fldChar w:fldCharType="separate"/>
            </w:r>
            <w:r w:rsidR="00E30141">
              <w:rPr>
                <w:webHidden/>
              </w:rPr>
              <w:t>650</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68" w:history="1">
            <w:r w:rsidR="00E30141" w:rsidRPr="00683D37">
              <w:rPr>
                <w:rStyle w:val="Hyperlink"/>
              </w:rPr>
              <w:t>Certificate Action</w:t>
            </w:r>
            <w:r w:rsidR="00E30141">
              <w:rPr>
                <w:webHidden/>
              </w:rPr>
              <w:tab/>
            </w:r>
            <w:r w:rsidR="00E30141">
              <w:rPr>
                <w:webHidden/>
              </w:rPr>
              <w:fldChar w:fldCharType="begin"/>
            </w:r>
            <w:r w:rsidR="00E30141">
              <w:rPr>
                <w:webHidden/>
              </w:rPr>
              <w:instrText xml:space="preserve"> PAGEREF _Toc56110268 \h </w:instrText>
            </w:r>
            <w:r w:rsidR="00E30141">
              <w:rPr>
                <w:webHidden/>
              </w:rPr>
            </w:r>
            <w:r w:rsidR="00E30141">
              <w:rPr>
                <w:webHidden/>
              </w:rPr>
              <w:fldChar w:fldCharType="separate"/>
            </w:r>
            <w:r w:rsidR="00E30141">
              <w:rPr>
                <w:webHidden/>
              </w:rPr>
              <w:t>651</w:t>
            </w:r>
            <w:r w:rsidR="00E30141">
              <w:rPr>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69" w:history="1">
            <w:r w:rsidR="00E30141" w:rsidRPr="00683D37">
              <w:rPr>
                <w:rStyle w:val="Hyperlink"/>
                <w:noProof/>
              </w:rPr>
              <w:t>Enroll</w:t>
            </w:r>
            <w:r w:rsidR="00E30141">
              <w:rPr>
                <w:noProof/>
                <w:webHidden/>
              </w:rPr>
              <w:tab/>
            </w:r>
            <w:r w:rsidR="00E30141">
              <w:rPr>
                <w:noProof/>
                <w:webHidden/>
              </w:rPr>
              <w:fldChar w:fldCharType="begin"/>
            </w:r>
            <w:r w:rsidR="00E30141">
              <w:rPr>
                <w:noProof/>
                <w:webHidden/>
              </w:rPr>
              <w:instrText xml:space="preserve"> PAGEREF _Toc56110269 \h </w:instrText>
            </w:r>
            <w:r w:rsidR="00E30141">
              <w:rPr>
                <w:noProof/>
                <w:webHidden/>
              </w:rPr>
            </w:r>
            <w:r w:rsidR="00E30141">
              <w:rPr>
                <w:noProof/>
                <w:webHidden/>
              </w:rPr>
              <w:fldChar w:fldCharType="separate"/>
            </w:r>
            <w:r w:rsidR="00E30141">
              <w:rPr>
                <w:noProof/>
                <w:webHidden/>
              </w:rPr>
              <w:t>651</w:t>
            </w:r>
            <w:r w:rsidR="00E30141">
              <w:rPr>
                <w:noProof/>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70" w:history="1">
            <w:r w:rsidR="00E30141" w:rsidRPr="00683D37">
              <w:rPr>
                <w:rStyle w:val="Hyperlink"/>
                <w:noProof/>
              </w:rPr>
              <w:t>Regenerate</w:t>
            </w:r>
            <w:r w:rsidR="00E30141">
              <w:rPr>
                <w:noProof/>
                <w:webHidden/>
              </w:rPr>
              <w:tab/>
            </w:r>
            <w:r w:rsidR="00E30141">
              <w:rPr>
                <w:noProof/>
                <w:webHidden/>
              </w:rPr>
              <w:fldChar w:fldCharType="begin"/>
            </w:r>
            <w:r w:rsidR="00E30141">
              <w:rPr>
                <w:noProof/>
                <w:webHidden/>
              </w:rPr>
              <w:instrText xml:space="preserve"> PAGEREF _Toc56110270 \h </w:instrText>
            </w:r>
            <w:r w:rsidR="00E30141">
              <w:rPr>
                <w:noProof/>
                <w:webHidden/>
              </w:rPr>
            </w:r>
            <w:r w:rsidR="00E30141">
              <w:rPr>
                <w:noProof/>
                <w:webHidden/>
              </w:rPr>
              <w:fldChar w:fldCharType="separate"/>
            </w:r>
            <w:r w:rsidR="00E30141">
              <w:rPr>
                <w:noProof/>
                <w:webHidden/>
              </w:rPr>
              <w:t>651</w:t>
            </w:r>
            <w:r w:rsidR="00E30141">
              <w:rPr>
                <w:noProof/>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71" w:history="1">
            <w:r w:rsidR="00E30141" w:rsidRPr="00683D37">
              <w:rPr>
                <w:rStyle w:val="Hyperlink"/>
                <w:noProof/>
              </w:rPr>
              <w:t>Revoke</w:t>
            </w:r>
            <w:r w:rsidR="00E30141">
              <w:rPr>
                <w:noProof/>
                <w:webHidden/>
              </w:rPr>
              <w:tab/>
            </w:r>
            <w:r w:rsidR="00E30141">
              <w:rPr>
                <w:noProof/>
                <w:webHidden/>
              </w:rPr>
              <w:fldChar w:fldCharType="begin"/>
            </w:r>
            <w:r w:rsidR="00E30141">
              <w:rPr>
                <w:noProof/>
                <w:webHidden/>
              </w:rPr>
              <w:instrText xml:space="preserve"> PAGEREF _Toc56110271 \h </w:instrText>
            </w:r>
            <w:r w:rsidR="00E30141">
              <w:rPr>
                <w:noProof/>
                <w:webHidden/>
              </w:rPr>
            </w:r>
            <w:r w:rsidR="00E30141">
              <w:rPr>
                <w:noProof/>
                <w:webHidden/>
              </w:rPr>
              <w:fldChar w:fldCharType="separate"/>
            </w:r>
            <w:r w:rsidR="00E30141">
              <w:rPr>
                <w:noProof/>
                <w:webHidden/>
              </w:rPr>
              <w:t>651</w:t>
            </w:r>
            <w:r w:rsidR="00E30141">
              <w:rPr>
                <w:noProof/>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72" w:history="1">
            <w:r w:rsidR="00E30141" w:rsidRPr="00683D37">
              <w:rPr>
                <w:rStyle w:val="Hyperlink"/>
                <w:noProof/>
              </w:rPr>
              <w:t>Renew</w:t>
            </w:r>
            <w:r w:rsidR="00E30141">
              <w:rPr>
                <w:noProof/>
                <w:webHidden/>
              </w:rPr>
              <w:tab/>
            </w:r>
            <w:r w:rsidR="00E30141">
              <w:rPr>
                <w:noProof/>
                <w:webHidden/>
              </w:rPr>
              <w:fldChar w:fldCharType="begin"/>
            </w:r>
            <w:r w:rsidR="00E30141">
              <w:rPr>
                <w:noProof/>
                <w:webHidden/>
              </w:rPr>
              <w:instrText xml:space="preserve"> PAGEREF _Toc56110272 \h </w:instrText>
            </w:r>
            <w:r w:rsidR="00E30141">
              <w:rPr>
                <w:noProof/>
                <w:webHidden/>
              </w:rPr>
            </w:r>
            <w:r w:rsidR="00E30141">
              <w:rPr>
                <w:noProof/>
                <w:webHidden/>
              </w:rPr>
              <w:fldChar w:fldCharType="separate"/>
            </w:r>
            <w:r w:rsidR="00E30141">
              <w:rPr>
                <w:noProof/>
                <w:webHidden/>
              </w:rPr>
              <w:t>652</w:t>
            </w:r>
            <w:r w:rsidR="00E30141">
              <w:rPr>
                <w:noProof/>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73" w:history="1">
            <w:r w:rsidR="00E30141" w:rsidRPr="00683D37">
              <w:rPr>
                <w:rStyle w:val="Hyperlink"/>
                <w:noProof/>
              </w:rPr>
              <w:t>Reissue</w:t>
            </w:r>
            <w:r w:rsidR="00E30141">
              <w:rPr>
                <w:noProof/>
                <w:webHidden/>
              </w:rPr>
              <w:tab/>
            </w:r>
            <w:r w:rsidR="00E30141">
              <w:rPr>
                <w:noProof/>
                <w:webHidden/>
              </w:rPr>
              <w:fldChar w:fldCharType="begin"/>
            </w:r>
            <w:r w:rsidR="00E30141">
              <w:rPr>
                <w:noProof/>
                <w:webHidden/>
              </w:rPr>
              <w:instrText xml:space="preserve"> PAGEREF _Toc56110273 \h </w:instrText>
            </w:r>
            <w:r w:rsidR="00E30141">
              <w:rPr>
                <w:noProof/>
                <w:webHidden/>
              </w:rPr>
            </w:r>
            <w:r w:rsidR="00E30141">
              <w:rPr>
                <w:noProof/>
                <w:webHidden/>
              </w:rPr>
              <w:fldChar w:fldCharType="separate"/>
            </w:r>
            <w:r w:rsidR="00E30141">
              <w:rPr>
                <w:noProof/>
                <w:webHidden/>
              </w:rPr>
              <w:t>652</w:t>
            </w:r>
            <w:r w:rsidR="00E30141">
              <w:rPr>
                <w:noProof/>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74" w:history="1">
            <w:r w:rsidR="00E30141" w:rsidRPr="00683D37">
              <w:rPr>
                <w:rStyle w:val="Hyperlink"/>
              </w:rPr>
              <w:t>Enroll (or) Create a Certificate</w:t>
            </w:r>
            <w:r w:rsidR="00E30141">
              <w:rPr>
                <w:webHidden/>
              </w:rPr>
              <w:tab/>
            </w:r>
            <w:r w:rsidR="00E30141">
              <w:rPr>
                <w:webHidden/>
              </w:rPr>
              <w:fldChar w:fldCharType="begin"/>
            </w:r>
            <w:r w:rsidR="00E30141">
              <w:rPr>
                <w:webHidden/>
              </w:rPr>
              <w:instrText xml:space="preserve"> PAGEREF _Toc56110274 \h </w:instrText>
            </w:r>
            <w:r w:rsidR="00E30141">
              <w:rPr>
                <w:webHidden/>
              </w:rPr>
            </w:r>
            <w:r w:rsidR="00E30141">
              <w:rPr>
                <w:webHidden/>
              </w:rPr>
              <w:fldChar w:fldCharType="separate"/>
            </w:r>
            <w:r w:rsidR="00E30141">
              <w:rPr>
                <w:webHidden/>
              </w:rPr>
              <w:t>652</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75" w:history="1">
            <w:r w:rsidR="00E30141" w:rsidRPr="00683D37">
              <w:rPr>
                <w:rStyle w:val="Hyperlink"/>
              </w:rPr>
              <w:t>Regenerate a Certificate</w:t>
            </w:r>
            <w:r w:rsidR="00E30141">
              <w:rPr>
                <w:webHidden/>
              </w:rPr>
              <w:tab/>
            </w:r>
            <w:r w:rsidR="00E30141">
              <w:rPr>
                <w:webHidden/>
              </w:rPr>
              <w:fldChar w:fldCharType="begin"/>
            </w:r>
            <w:r w:rsidR="00E30141">
              <w:rPr>
                <w:webHidden/>
              </w:rPr>
              <w:instrText xml:space="preserve"> PAGEREF _Toc56110275 \h </w:instrText>
            </w:r>
            <w:r w:rsidR="00E30141">
              <w:rPr>
                <w:webHidden/>
              </w:rPr>
            </w:r>
            <w:r w:rsidR="00E30141">
              <w:rPr>
                <w:webHidden/>
              </w:rPr>
              <w:fldChar w:fldCharType="separate"/>
            </w:r>
            <w:r w:rsidR="00E30141">
              <w:rPr>
                <w:webHidden/>
              </w:rPr>
              <w:t>658</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76" w:history="1">
            <w:r w:rsidR="00E30141" w:rsidRPr="00683D37">
              <w:rPr>
                <w:rStyle w:val="Hyperlink"/>
              </w:rPr>
              <w:t>Revoke a Certificate</w:t>
            </w:r>
            <w:r w:rsidR="00E30141">
              <w:rPr>
                <w:webHidden/>
              </w:rPr>
              <w:tab/>
            </w:r>
            <w:r w:rsidR="00E30141">
              <w:rPr>
                <w:webHidden/>
              </w:rPr>
              <w:fldChar w:fldCharType="begin"/>
            </w:r>
            <w:r w:rsidR="00E30141">
              <w:rPr>
                <w:webHidden/>
              </w:rPr>
              <w:instrText xml:space="preserve"> PAGEREF _Toc56110276 \h </w:instrText>
            </w:r>
            <w:r w:rsidR="00E30141">
              <w:rPr>
                <w:webHidden/>
              </w:rPr>
            </w:r>
            <w:r w:rsidR="00E30141">
              <w:rPr>
                <w:webHidden/>
              </w:rPr>
              <w:fldChar w:fldCharType="separate"/>
            </w:r>
            <w:r w:rsidR="00E30141">
              <w:rPr>
                <w:webHidden/>
              </w:rPr>
              <w:t>664</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77" w:history="1">
            <w:r w:rsidR="00E30141" w:rsidRPr="00683D37">
              <w:rPr>
                <w:rStyle w:val="Hyperlink"/>
              </w:rPr>
              <w:t>Push to Device</w:t>
            </w:r>
            <w:r w:rsidR="00E30141">
              <w:rPr>
                <w:webHidden/>
              </w:rPr>
              <w:tab/>
            </w:r>
            <w:r w:rsidR="00E30141">
              <w:rPr>
                <w:webHidden/>
              </w:rPr>
              <w:fldChar w:fldCharType="begin"/>
            </w:r>
            <w:r w:rsidR="00E30141">
              <w:rPr>
                <w:webHidden/>
              </w:rPr>
              <w:instrText xml:space="preserve"> PAGEREF _Toc56110277 \h </w:instrText>
            </w:r>
            <w:r w:rsidR="00E30141">
              <w:rPr>
                <w:webHidden/>
              </w:rPr>
            </w:r>
            <w:r w:rsidR="00E30141">
              <w:rPr>
                <w:webHidden/>
              </w:rPr>
              <w:fldChar w:fldCharType="separate"/>
            </w:r>
            <w:r w:rsidR="00E30141">
              <w:rPr>
                <w:webHidden/>
              </w:rPr>
              <w:t>667</w:t>
            </w:r>
            <w:r w:rsidR="00E30141">
              <w:rPr>
                <w:webHidden/>
              </w:rPr>
              <w:fldChar w:fldCharType="end"/>
            </w:r>
          </w:hyperlink>
        </w:p>
        <w:p w:rsidR="00E30141" w:rsidRDefault="00124587">
          <w:pPr>
            <w:pStyle w:val="TOC3"/>
            <w:tabs>
              <w:tab w:val="right" w:leader="dot" w:pos="9350"/>
            </w:tabs>
            <w:rPr>
              <w:rFonts w:asciiTheme="minorHAnsi" w:eastAsiaTheme="minorEastAsia" w:hAnsiTheme="minorHAnsi" w:cstheme="minorBidi"/>
              <w:noProof/>
              <w:sz w:val="22"/>
            </w:rPr>
          </w:pPr>
          <w:hyperlink w:anchor="_Toc56110278" w:history="1">
            <w:r w:rsidR="00E30141" w:rsidRPr="00683D37">
              <w:rPr>
                <w:rStyle w:val="Hyperlink"/>
                <w:rFonts w:cs="Calibri"/>
                <w:noProof/>
              </w:rPr>
              <w:t>Add an Application Connector to the Certificate Topology</w:t>
            </w:r>
            <w:r w:rsidR="00E30141">
              <w:rPr>
                <w:noProof/>
                <w:webHidden/>
              </w:rPr>
              <w:tab/>
            </w:r>
            <w:r w:rsidR="00E30141">
              <w:rPr>
                <w:noProof/>
                <w:webHidden/>
              </w:rPr>
              <w:fldChar w:fldCharType="begin"/>
            </w:r>
            <w:r w:rsidR="00E30141">
              <w:rPr>
                <w:noProof/>
                <w:webHidden/>
              </w:rPr>
              <w:instrText xml:space="preserve"> PAGEREF _Toc56110278 \h </w:instrText>
            </w:r>
            <w:r w:rsidR="00E30141">
              <w:rPr>
                <w:noProof/>
                <w:webHidden/>
              </w:rPr>
            </w:r>
            <w:r w:rsidR="00E30141">
              <w:rPr>
                <w:noProof/>
                <w:webHidden/>
              </w:rPr>
              <w:fldChar w:fldCharType="separate"/>
            </w:r>
            <w:r w:rsidR="00E30141">
              <w:rPr>
                <w:noProof/>
                <w:webHidden/>
              </w:rPr>
              <w:t>667</w:t>
            </w:r>
            <w:r w:rsidR="00E30141">
              <w:rPr>
                <w:noProof/>
                <w:webHidden/>
              </w:rPr>
              <w:fldChar w:fldCharType="end"/>
            </w:r>
          </w:hyperlink>
        </w:p>
        <w:p w:rsidR="00E30141" w:rsidRDefault="00124587">
          <w:pPr>
            <w:pStyle w:val="TOC3"/>
            <w:tabs>
              <w:tab w:val="right" w:leader="dot" w:pos="9350"/>
            </w:tabs>
            <w:rPr>
              <w:rFonts w:asciiTheme="minorHAnsi" w:eastAsiaTheme="minorEastAsia" w:hAnsiTheme="minorHAnsi" w:cstheme="minorBidi"/>
              <w:noProof/>
              <w:sz w:val="22"/>
            </w:rPr>
          </w:pPr>
          <w:hyperlink w:anchor="_Toc56110279" w:history="1">
            <w:r w:rsidR="00E30141" w:rsidRPr="00683D37">
              <w:rPr>
                <w:rStyle w:val="Hyperlink"/>
                <w:rFonts w:cs="Calibri"/>
                <w:noProof/>
              </w:rPr>
              <w:t>Push a certificate to a device</w:t>
            </w:r>
            <w:r w:rsidR="00E30141">
              <w:rPr>
                <w:noProof/>
                <w:webHidden/>
              </w:rPr>
              <w:tab/>
            </w:r>
            <w:r w:rsidR="00E30141">
              <w:rPr>
                <w:noProof/>
                <w:webHidden/>
              </w:rPr>
              <w:fldChar w:fldCharType="begin"/>
            </w:r>
            <w:r w:rsidR="00E30141">
              <w:rPr>
                <w:noProof/>
                <w:webHidden/>
              </w:rPr>
              <w:instrText xml:space="preserve"> PAGEREF _Toc56110279 \h </w:instrText>
            </w:r>
            <w:r w:rsidR="00E30141">
              <w:rPr>
                <w:noProof/>
                <w:webHidden/>
              </w:rPr>
            </w:r>
            <w:r w:rsidR="00E30141">
              <w:rPr>
                <w:noProof/>
                <w:webHidden/>
              </w:rPr>
              <w:fldChar w:fldCharType="separate"/>
            </w:r>
            <w:r w:rsidR="00E30141">
              <w:rPr>
                <w:noProof/>
                <w:webHidden/>
              </w:rPr>
              <w:t>668</w:t>
            </w:r>
            <w:r w:rsidR="00E30141">
              <w:rPr>
                <w:noProof/>
                <w:webHidden/>
              </w:rPr>
              <w:fldChar w:fldCharType="end"/>
            </w:r>
          </w:hyperlink>
        </w:p>
        <w:p w:rsidR="00E30141" w:rsidRDefault="00124587">
          <w:pPr>
            <w:pStyle w:val="TOC2"/>
            <w:tabs>
              <w:tab w:val="right" w:leader="dot" w:pos="9350"/>
            </w:tabs>
            <w:rPr>
              <w:rFonts w:asciiTheme="minorHAnsi" w:eastAsiaTheme="minorEastAsia" w:hAnsiTheme="minorHAnsi" w:cstheme="minorBidi"/>
              <w:noProof/>
              <w:sz w:val="22"/>
            </w:rPr>
          </w:pPr>
          <w:hyperlink w:anchor="_Toc56110280" w:history="1">
            <w:r w:rsidR="00E30141" w:rsidRPr="00683D37">
              <w:rPr>
                <w:rStyle w:val="Hyperlink"/>
                <w:rFonts w:cs="Calibri"/>
                <w:noProof/>
              </w:rPr>
              <w:t>Roll Back a Certificate from a Device</w:t>
            </w:r>
            <w:r w:rsidR="00E30141">
              <w:rPr>
                <w:noProof/>
                <w:webHidden/>
              </w:rPr>
              <w:tab/>
            </w:r>
            <w:r w:rsidR="00E30141">
              <w:rPr>
                <w:noProof/>
                <w:webHidden/>
              </w:rPr>
              <w:fldChar w:fldCharType="begin"/>
            </w:r>
            <w:r w:rsidR="00E30141">
              <w:rPr>
                <w:noProof/>
                <w:webHidden/>
              </w:rPr>
              <w:instrText xml:space="preserve"> PAGEREF _Toc56110280 \h </w:instrText>
            </w:r>
            <w:r w:rsidR="00E30141">
              <w:rPr>
                <w:noProof/>
                <w:webHidden/>
              </w:rPr>
            </w:r>
            <w:r w:rsidR="00E30141">
              <w:rPr>
                <w:noProof/>
                <w:webHidden/>
              </w:rPr>
              <w:fldChar w:fldCharType="separate"/>
            </w:r>
            <w:r w:rsidR="00E30141">
              <w:rPr>
                <w:noProof/>
                <w:webHidden/>
              </w:rPr>
              <w:t>670</w:t>
            </w:r>
            <w:r w:rsidR="00E30141">
              <w:rPr>
                <w:noProof/>
                <w:webHidden/>
              </w:rPr>
              <w:fldChar w:fldCharType="end"/>
            </w:r>
          </w:hyperlink>
        </w:p>
        <w:p w:rsidR="00E30141" w:rsidRDefault="00124587">
          <w:pPr>
            <w:pStyle w:val="TOC3"/>
            <w:tabs>
              <w:tab w:val="right" w:leader="dot" w:pos="9350"/>
            </w:tabs>
            <w:rPr>
              <w:rFonts w:asciiTheme="minorHAnsi" w:eastAsiaTheme="minorEastAsia" w:hAnsiTheme="minorHAnsi" w:cstheme="minorBidi"/>
              <w:noProof/>
              <w:sz w:val="22"/>
            </w:rPr>
          </w:pPr>
          <w:hyperlink w:anchor="_Toc56110281" w:history="1">
            <w:r w:rsidR="00E30141" w:rsidRPr="00683D37">
              <w:rPr>
                <w:rStyle w:val="Hyperlink"/>
                <w:rFonts w:cs="Calibri"/>
                <w:noProof/>
              </w:rPr>
              <w:t>Prerequisites</w:t>
            </w:r>
            <w:r w:rsidR="00E30141">
              <w:rPr>
                <w:noProof/>
                <w:webHidden/>
              </w:rPr>
              <w:tab/>
            </w:r>
            <w:r w:rsidR="00E30141">
              <w:rPr>
                <w:noProof/>
                <w:webHidden/>
              </w:rPr>
              <w:fldChar w:fldCharType="begin"/>
            </w:r>
            <w:r w:rsidR="00E30141">
              <w:rPr>
                <w:noProof/>
                <w:webHidden/>
              </w:rPr>
              <w:instrText xml:space="preserve"> PAGEREF _Toc56110281 \h </w:instrText>
            </w:r>
            <w:r w:rsidR="00E30141">
              <w:rPr>
                <w:noProof/>
                <w:webHidden/>
              </w:rPr>
            </w:r>
            <w:r w:rsidR="00E30141">
              <w:rPr>
                <w:noProof/>
                <w:webHidden/>
              </w:rPr>
              <w:fldChar w:fldCharType="separate"/>
            </w:r>
            <w:r w:rsidR="00E30141">
              <w:rPr>
                <w:noProof/>
                <w:webHidden/>
              </w:rPr>
              <w:t>670</w:t>
            </w:r>
            <w:r w:rsidR="00E30141">
              <w:rPr>
                <w:noProof/>
                <w:webHidden/>
              </w:rPr>
              <w:fldChar w:fldCharType="end"/>
            </w:r>
          </w:hyperlink>
        </w:p>
        <w:p w:rsidR="00E30141" w:rsidRDefault="00124587">
          <w:pPr>
            <w:pStyle w:val="TOC3"/>
            <w:tabs>
              <w:tab w:val="right" w:leader="dot" w:pos="9350"/>
            </w:tabs>
            <w:rPr>
              <w:rFonts w:asciiTheme="minorHAnsi" w:eastAsiaTheme="minorEastAsia" w:hAnsiTheme="minorHAnsi" w:cstheme="minorBidi"/>
              <w:noProof/>
              <w:sz w:val="22"/>
            </w:rPr>
          </w:pPr>
          <w:hyperlink w:anchor="_Toc56110282" w:history="1">
            <w:r w:rsidR="00E30141" w:rsidRPr="00683D37">
              <w:rPr>
                <w:rStyle w:val="Hyperlink"/>
                <w:rFonts w:cs="Calibri"/>
                <w:noProof/>
              </w:rPr>
              <w:t>Roll back a certificate from a device</w:t>
            </w:r>
            <w:r w:rsidR="00E30141">
              <w:rPr>
                <w:noProof/>
                <w:webHidden/>
              </w:rPr>
              <w:tab/>
            </w:r>
            <w:r w:rsidR="00E30141">
              <w:rPr>
                <w:noProof/>
                <w:webHidden/>
              </w:rPr>
              <w:fldChar w:fldCharType="begin"/>
            </w:r>
            <w:r w:rsidR="00E30141">
              <w:rPr>
                <w:noProof/>
                <w:webHidden/>
              </w:rPr>
              <w:instrText xml:space="preserve"> PAGEREF _Toc56110282 \h </w:instrText>
            </w:r>
            <w:r w:rsidR="00E30141">
              <w:rPr>
                <w:noProof/>
                <w:webHidden/>
              </w:rPr>
            </w:r>
            <w:r w:rsidR="00E30141">
              <w:rPr>
                <w:noProof/>
                <w:webHidden/>
              </w:rPr>
              <w:fldChar w:fldCharType="separate"/>
            </w:r>
            <w:r w:rsidR="00E30141">
              <w:rPr>
                <w:noProof/>
                <w:webHidden/>
              </w:rPr>
              <w:t>670</w:t>
            </w:r>
            <w:r w:rsidR="00E30141">
              <w:rPr>
                <w:noProof/>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83" w:history="1">
            <w:r w:rsidR="00E30141" w:rsidRPr="00683D37">
              <w:rPr>
                <w:rStyle w:val="Hyperlink"/>
              </w:rPr>
              <w:t>Finding More Information</w:t>
            </w:r>
            <w:r w:rsidR="00E30141">
              <w:rPr>
                <w:webHidden/>
              </w:rPr>
              <w:tab/>
            </w:r>
            <w:r w:rsidR="00E30141">
              <w:rPr>
                <w:webHidden/>
              </w:rPr>
              <w:fldChar w:fldCharType="begin"/>
            </w:r>
            <w:r w:rsidR="00E30141">
              <w:rPr>
                <w:webHidden/>
              </w:rPr>
              <w:instrText xml:space="preserve"> PAGEREF _Toc56110283 \h </w:instrText>
            </w:r>
            <w:r w:rsidR="00E30141">
              <w:rPr>
                <w:webHidden/>
              </w:rPr>
            </w:r>
            <w:r w:rsidR="00E30141">
              <w:rPr>
                <w:webHidden/>
              </w:rPr>
              <w:fldChar w:fldCharType="separate"/>
            </w:r>
            <w:r w:rsidR="00E30141">
              <w:rPr>
                <w:webHidden/>
              </w:rPr>
              <w:t>671</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84" w:history="1">
            <w:r w:rsidR="00E30141" w:rsidRPr="00683D37">
              <w:rPr>
                <w:rStyle w:val="Hyperlink"/>
              </w:rPr>
              <w:t>Documentation Feedback</w:t>
            </w:r>
            <w:r w:rsidR="00E30141">
              <w:rPr>
                <w:webHidden/>
              </w:rPr>
              <w:tab/>
            </w:r>
            <w:r w:rsidR="00E30141">
              <w:rPr>
                <w:webHidden/>
              </w:rPr>
              <w:fldChar w:fldCharType="begin"/>
            </w:r>
            <w:r w:rsidR="00E30141">
              <w:rPr>
                <w:webHidden/>
              </w:rPr>
              <w:instrText xml:space="preserve"> PAGEREF _Toc56110284 \h </w:instrText>
            </w:r>
            <w:r w:rsidR="00E30141">
              <w:rPr>
                <w:webHidden/>
              </w:rPr>
            </w:r>
            <w:r w:rsidR="00E30141">
              <w:rPr>
                <w:webHidden/>
              </w:rPr>
              <w:fldChar w:fldCharType="separate"/>
            </w:r>
            <w:r w:rsidR="00E30141">
              <w:rPr>
                <w:webHidden/>
              </w:rPr>
              <w:t>671</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85" w:history="1">
            <w:r w:rsidR="00E30141" w:rsidRPr="00683D37">
              <w:rPr>
                <w:rStyle w:val="Hyperlink"/>
              </w:rPr>
              <w:t>Requesting Technical Support</w:t>
            </w:r>
            <w:r w:rsidR="00E30141">
              <w:rPr>
                <w:webHidden/>
              </w:rPr>
              <w:tab/>
            </w:r>
            <w:r w:rsidR="00E30141">
              <w:rPr>
                <w:webHidden/>
              </w:rPr>
              <w:fldChar w:fldCharType="begin"/>
            </w:r>
            <w:r w:rsidR="00E30141">
              <w:rPr>
                <w:webHidden/>
              </w:rPr>
              <w:instrText xml:space="preserve"> PAGEREF _Toc56110285 \h </w:instrText>
            </w:r>
            <w:r w:rsidR="00E30141">
              <w:rPr>
                <w:webHidden/>
              </w:rPr>
            </w:r>
            <w:r w:rsidR="00E30141">
              <w:rPr>
                <w:webHidden/>
              </w:rPr>
              <w:fldChar w:fldCharType="separate"/>
            </w:r>
            <w:r w:rsidR="00E30141">
              <w:rPr>
                <w:webHidden/>
              </w:rPr>
              <w:t>672</w:t>
            </w:r>
            <w:r w:rsidR="00E30141">
              <w:rPr>
                <w:webHidden/>
              </w:rPr>
              <w:fldChar w:fldCharType="end"/>
            </w:r>
          </w:hyperlink>
        </w:p>
        <w:p w:rsidR="00E30141" w:rsidRDefault="00124587">
          <w:pPr>
            <w:pStyle w:val="TOC1"/>
            <w:rPr>
              <w:rFonts w:asciiTheme="minorHAnsi" w:eastAsiaTheme="minorEastAsia" w:hAnsiTheme="minorHAnsi" w:cstheme="minorBidi"/>
              <w:b w:val="0"/>
              <w:sz w:val="22"/>
              <w:szCs w:val="22"/>
            </w:rPr>
          </w:pPr>
          <w:hyperlink w:anchor="_Toc56110286" w:history="1">
            <w:r w:rsidR="00E30141" w:rsidRPr="00683D37">
              <w:rPr>
                <w:rStyle w:val="Hyperlink"/>
              </w:rPr>
              <w:t>Self-Help Online Tools and Resources</w:t>
            </w:r>
            <w:r w:rsidR="00E30141">
              <w:rPr>
                <w:webHidden/>
              </w:rPr>
              <w:tab/>
            </w:r>
            <w:r w:rsidR="00E30141">
              <w:rPr>
                <w:webHidden/>
              </w:rPr>
              <w:fldChar w:fldCharType="begin"/>
            </w:r>
            <w:r w:rsidR="00E30141">
              <w:rPr>
                <w:webHidden/>
              </w:rPr>
              <w:instrText xml:space="preserve"> PAGEREF _Toc56110286 \h </w:instrText>
            </w:r>
            <w:r w:rsidR="00E30141">
              <w:rPr>
                <w:webHidden/>
              </w:rPr>
            </w:r>
            <w:r w:rsidR="00E30141">
              <w:rPr>
                <w:webHidden/>
              </w:rPr>
              <w:fldChar w:fldCharType="separate"/>
            </w:r>
            <w:r w:rsidR="00E30141">
              <w:rPr>
                <w:webHidden/>
              </w:rPr>
              <w:t>672</w:t>
            </w:r>
            <w:r w:rsidR="00E30141">
              <w:rPr>
                <w:webHidden/>
              </w:rPr>
              <w:fldChar w:fldCharType="end"/>
            </w:r>
          </w:hyperlink>
        </w:p>
        <w:p w:rsidR="00E30141" w:rsidRDefault="00E30141">
          <w:r>
            <w:rPr>
              <w:b/>
              <w:bCs/>
              <w:noProof/>
            </w:rPr>
            <w:fldChar w:fldCharType="end"/>
          </w:r>
        </w:p>
      </w:sdtContent>
    </w:sdt>
    <w:p w:rsidR="00F01BE5" w:rsidRPr="00F01BE5" w:rsidRDefault="00F01BE5" w:rsidP="00F01BE5"/>
    <w:p w:rsidR="005843A0" w:rsidRDefault="005843A0" w:rsidP="005843A0">
      <w:pPr>
        <w:ind w:hanging="2"/>
      </w:pPr>
    </w:p>
    <w:p w:rsidR="005843A0" w:rsidRDefault="005843A0" w:rsidP="005843A0">
      <w:pPr>
        <w:ind w:hanging="2"/>
      </w:pPr>
    </w:p>
    <w:p w:rsidR="005843A0" w:rsidRDefault="005843A0" w:rsidP="005843A0">
      <w:pPr>
        <w:ind w:hanging="2"/>
      </w:pPr>
    </w:p>
    <w:p w:rsidR="005843A0" w:rsidRDefault="005843A0" w:rsidP="005843A0">
      <w:pPr>
        <w:ind w:hanging="2"/>
      </w:pPr>
    </w:p>
    <w:p w:rsidR="005843A0" w:rsidRDefault="005843A0" w:rsidP="005843A0">
      <w:pPr>
        <w:ind w:hanging="2"/>
      </w:pPr>
    </w:p>
    <w:p w:rsidR="005843A0" w:rsidRDefault="005843A0" w:rsidP="005843A0">
      <w:pPr>
        <w:rPr>
          <w:rFonts w:ascii="Calibri Light" w:hAnsi="Calibri Light"/>
          <w:b/>
          <w:bCs/>
          <w:sz w:val="36"/>
          <w:szCs w:val="28"/>
        </w:rPr>
      </w:pPr>
      <w:r>
        <w:br w:type="page"/>
      </w:r>
    </w:p>
    <w:p w:rsidR="005843A0" w:rsidRDefault="005843A0" w:rsidP="005843A0">
      <w:pPr>
        <w:pStyle w:val="Heading1"/>
      </w:pPr>
      <w:bookmarkStart w:id="3" w:name="_Toc56109827"/>
      <w:bookmarkStart w:id="4" w:name="_Toc56110256"/>
      <w:r>
        <w:lastRenderedPageBreak/>
        <w:t>Document History</w:t>
      </w:r>
      <w:bookmarkEnd w:id="3"/>
      <w:bookmarkEnd w:id="4"/>
    </w:p>
    <w:p w:rsidR="005843A0" w:rsidRDefault="005843A0" w:rsidP="005843A0">
      <w:pPr>
        <w:ind w:left="2" w:hanging="4"/>
        <w:rPr>
          <w:sz w:val="36"/>
          <w:szCs w:val="36"/>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1259"/>
        <w:gridCol w:w="2069"/>
        <w:gridCol w:w="2069"/>
        <w:gridCol w:w="1794"/>
      </w:tblGrid>
      <w:tr w:rsidR="005843A0" w:rsidTr="005843A0">
        <w:tc>
          <w:tcPr>
            <w:tcW w:w="2155" w:type="dxa"/>
            <w:tcBorders>
              <w:top w:val="single" w:sz="4" w:space="0" w:color="000000"/>
              <w:left w:val="single" w:sz="4" w:space="0" w:color="000000"/>
              <w:bottom w:val="single" w:sz="4" w:space="0" w:color="000000"/>
              <w:right w:val="single" w:sz="4" w:space="0" w:color="000000"/>
            </w:tcBorders>
            <w:shd w:val="clear" w:color="auto" w:fill="F2F2F2"/>
            <w:hideMark/>
          </w:tcPr>
          <w:p w:rsidR="005843A0" w:rsidRDefault="005843A0">
            <w:pPr>
              <w:ind w:hanging="2"/>
              <w:jc w:val="center"/>
            </w:pPr>
            <w:r>
              <w:rPr>
                <w:b/>
              </w:rPr>
              <w:t>Product</w:t>
            </w:r>
          </w:p>
        </w:tc>
        <w:tc>
          <w:tcPr>
            <w:tcW w:w="1260" w:type="dxa"/>
            <w:tcBorders>
              <w:top w:val="single" w:sz="4" w:space="0" w:color="000000"/>
              <w:left w:val="single" w:sz="4" w:space="0" w:color="000000"/>
              <w:bottom w:val="single" w:sz="4" w:space="0" w:color="000000"/>
              <w:right w:val="single" w:sz="4" w:space="0" w:color="000000"/>
            </w:tcBorders>
            <w:shd w:val="clear" w:color="auto" w:fill="F2F2F2"/>
            <w:hideMark/>
          </w:tcPr>
          <w:p w:rsidR="005843A0" w:rsidRDefault="005843A0">
            <w:pPr>
              <w:ind w:hanging="2"/>
              <w:jc w:val="center"/>
            </w:pPr>
            <w:r>
              <w:rPr>
                <w:b/>
              </w:rPr>
              <w:t>Version</w:t>
            </w:r>
          </w:p>
        </w:tc>
        <w:tc>
          <w:tcPr>
            <w:tcW w:w="2070" w:type="dxa"/>
            <w:tcBorders>
              <w:top w:val="single" w:sz="4" w:space="0" w:color="000000"/>
              <w:left w:val="single" w:sz="4" w:space="0" w:color="000000"/>
              <w:bottom w:val="single" w:sz="4" w:space="0" w:color="000000"/>
              <w:right w:val="single" w:sz="4" w:space="0" w:color="000000"/>
            </w:tcBorders>
            <w:shd w:val="clear" w:color="auto" w:fill="F2F2F2"/>
            <w:hideMark/>
          </w:tcPr>
          <w:p w:rsidR="005843A0" w:rsidRDefault="005843A0">
            <w:pPr>
              <w:ind w:hanging="2"/>
              <w:jc w:val="center"/>
            </w:pPr>
            <w:r>
              <w:rPr>
                <w:b/>
              </w:rPr>
              <w:t>Date</w:t>
            </w:r>
          </w:p>
        </w:tc>
        <w:tc>
          <w:tcPr>
            <w:tcW w:w="2070" w:type="dxa"/>
            <w:tcBorders>
              <w:top w:val="single" w:sz="4" w:space="0" w:color="000000"/>
              <w:left w:val="single" w:sz="4" w:space="0" w:color="000000"/>
              <w:bottom w:val="single" w:sz="4" w:space="0" w:color="000000"/>
              <w:right w:val="single" w:sz="4" w:space="0" w:color="000000"/>
            </w:tcBorders>
            <w:shd w:val="clear" w:color="auto" w:fill="F2F2F2"/>
            <w:hideMark/>
          </w:tcPr>
          <w:p w:rsidR="005843A0" w:rsidRDefault="005843A0">
            <w:pPr>
              <w:ind w:hanging="2"/>
              <w:jc w:val="center"/>
            </w:pPr>
            <w:r>
              <w:rPr>
                <w:b/>
              </w:rPr>
              <w:t>Comments</w:t>
            </w:r>
          </w:p>
        </w:tc>
        <w:tc>
          <w:tcPr>
            <w:tcW w:w="1795" w:type="dxa"/>
            <w:tcBorders>
              <w:top w:val="single" w:sz="4" w:space="0" w:color="000000"/>
              <w:left w:val="single" w:sz="4" w:space="0" w:color="000000"/>
              <w:bottom w:val="single" w:sz="4" w:space="0" w:color="000000"/>
              <w:right w:val="single" w:sz="4" w:space="0" w:color="000000"/>
            </w:tcBorders>
            <w:shd w:val="clear" w:color="auto" w:fill="F2F2F2"/>
            <w:hideMark/>
          </w:tcPr>
          <w:p w:rsidR="005843A0" w:rsidRDefault="005843A0">
            <w:pPr>
              <w:ind w:hanging="2"/>
              <w:jc w:val="center"/>
            </w:pPr>
            <w:r>
              <w:rPr>
                <w:b/>
              </w:rPr>
              <w:t>Final Approval?</w:t>
            </w:r>
          </w:p>
        </w:tc>
      </w:tr>
      <w:tr w:rsidR="005843A0" w:rsidTr="005843A0">
        <w:tc>
          <w:tcPr>
            <w:tcW w:w="2155" w:type="dxa"/>
            <w:tcBorders>
              <w:top w:val="single" w:sz="4" w:space="0" w:color="000000"/>
              <w:left w:val="single" w:sz="4" w:space="0" w:color="000000"/>
              <w:bottom w:val="single" w:sz="4" w:space="0" w:color="000000"/>
              <w:right w:val="single" w:sz="4" w:space="0" w:color="000000"/>
            </w:tcBorders>
            <w:hideMark/>
          </w:tcPr>
          <w:p w:rsidR="005843A0" w:rsidRDefault="005843A0">
            <w:pPr>
              <w:ind w:hanging="2"/>
            </w:pPr>
            <w:proofErr w:type="spellStart"/>
            <w:r>
              <w:t>AppViewX</w:t>
            </w:r>
            <w:proofErr w:type="spellEnd"/>
            <w:r w:rsidR="00F1496C">
              <w:t xml:space="preserve"> – Google CA</w:t>
            </w:r>
          </w:p>
        </w:tc>
        <w:tc>
          <w:tcPr>
            <w:tcW w:w="1260" w:type="dxa"/>
            <w:tcBorders>
              <w:top w:val="single" w:sz="4" w:space="0" w:color="000000"/>
              <w:left w:val="single" w:sz="4" w:space="0" w:color="000000"/>
              <w:bottom w:val="single" w:sz="4" w:space="0" w:color="000000"/>
              <w:right w:val="single" w:sz="4" w:space="0" w:color="000000"/>
            </w:tcBorders>
            <w:hideMark/>
          </w:tcPr>
          <w:p w:rsidR="005843A0" w:rsidRDefault="005843A0">
            <w:pPr>
              <w:ind w:hanging="2"/>
            </w:pPr>
            <w:r>
              <w:t>v2020.3.0</w:t>
            </w:r>
          </w:p>
        </w:tc>
        <w:tc>
          <w:tcPr>
            <w:tcW w:w="2070" w:type="dxa"/>
            <w:tcBorders>
              <w:top w:val="single" w:sz="4" w:space="0" w:color="000000"/>
              <w:left w:val="single" w:sz="4" w:space="0" w:color="000000"/>
              <w:bottom w:val="single" w:sz="4" w:space="0" w:color="000000"/>
              <w:right w:val="single" w:sz="4" w:space="0" w:color="000000"/>
            </w:tcBorders>
            <w:hideMark/>
          </w:tcPr>
          <w:p w:rsidR="005843A0" w:rsidRDefault="005843A0" w:rsidP="00F1496C">
            <w:pPr>
              <w:ind w:hanging="2"/>
            </w:pPr>
            <w:r>
              <w:t xml:space="preserve">Nov </w:t>
            </w:r>
            <w:r w:rsidR="00F1496C">
              <w:t>12</w:t>
            </w:r>
            <w:r>
              <w:t>, 2020</w:t>
            </w:r>
          </w:p>
        </w:tc>
        <w:tc>
          <w:tcPr>
            <w:tcW w:w="2070" w:type="dxa"/>
            <w:tcBorders>
              <w:top w:val="single" w:sz="4" w:space="0" w:color="000000"/>
              <w:left w:val="single" w:sz="4" w:space="0" w:color="000000"/>
              <w:bottom w:val="single" w:sz="4" w:space="0" w:color="000000"/>
              <w:right w:val="single" w:sz="4" w:space="0" w:color="000000"/>
            </w:tcBorders>
            <w:hideMark/>
          </w:tcPr>
          <w:p w:rsidR="005843A0" w:rsidRDefault="00F1496C">
            <w:pPr>
              <w:ind w:hanging="2"/>
            </w:pPr>
            <w:r>
              <w:t xml:space="preserve">Features of Google CA in </w:t>
            </w:r>
            <w:proofErr w:type="spellStart"/>
            <w:r>
              <w:t>AppViewX</w:t>
            </w:r>
            <w:proofErr w:type="spellEnd"/>
          </w:p>
        </w:tc>
        <w:tc>
          <w:tcPr>
            <w:tcW w:w="1795" w:type="dxa"/>
            <w:tcBorders>
              <w:top w:val="single" w:sz="4" w:space="0" w:color="000000"/>
              <w:left w:val="single" w:sz="4" w:space="0" w:color="000000"/>
              <w:bottom w:val="single" w:sz="4" w:space="0" w:color="000000"/>
              <w:right w:val="single" w:sz="4" w:space="0" w:color="000000"/>
            </w:tcBorders>
            <w:hideMark/>
          </w:tcPr>
          <w:p w:rsidR="005843A0" w:rsidRDefault="002E2A70">
            <w:pPr>
              <w:ind w:hanging="2"/>
              <w:jc w:val="center"/>
            </w:pPr>
            <w:r>
              <w:t>Yes</w:t>
            </w:r>
          </w:p>
        </w:tc>
      </w:tr>
    </w:tbl>
    <w:p w:rsidR="005843A0" w:rsidRDefault="005843A0" w:rsidP="005843A0">
      <w:pPr>
        <w:ind w:hanging="2"/>
      </w:pPr>
    </w:p>
    <w:p w:rsidR="005843A0" w:rsidRDefault="005843A0" w:rsidP="005843A0">
      <w:pPr>
        <w:ind w:hanging="2"/>
      </w:pPr>
      <w:bookmarkStart w:id="5" w:name="_GoBack"/>
      <w:bookmarkEnd w:id="5"/>
    </w:p>
    <w:p w:rsidR="005843A0" w:rsidRDefault="005843A0" w:rsidP="005843A0">
      <w:pPr>
        <w:tabs>
          <w:tab w:val="left" w:pos="6000"/>
        </w:tabs>
        <w:ind w:hanging="2"/>
      </w:pPr>
      <w:r>
        <w:tab/>
      </w:r>
    </w:p>
    <w:p w:rsidR="005843A0" w:rsidRDefault="005843A0" w:rsidP="005843A0">
      <w:pPr>
        <w:tabs>
          <w:tab w:val="left" w:pos="5115"/>
          <w:tab w:val="left" w:pos="6000"/>
        </w:tabs>
        <w:ind w:hanging="2"/>
      </w:pPr>
      <w:bookmarkStart w:id="6" w:name="_heading=h.30j0zll"/>
      <w:bookmarkEnd w:id="6"/>
      <w:r>
        <w:tab/>
      </w:r>
      <w:r>
        <w:tab/>
      </w:r>
    </w:p>
    <w:p w:rsidR="005843A0" w:rsidRDefault="005843A0" w:rsidP="005843A0">
      <w:pPr>
        <w:spacing w:after="0"/>
        <w:sectPr w:rsidR="005843A0" w:rsidSect="00F01BE5">
          <w:headerReference w:type="default" r:id="rId12"/>
          <w:footerReference w:type="default" r:id="rId13"/>
          <w:type w:val="continuous"/>
          <w:pgSz w:w="12240" w:h="15840"/>
          <w:pgMar w:top="1440" w:right="1440" w:bottom="1440" w:left="1440" w:header="864" w:footer="720" w:gutter="0"/>
          <w:pgNumType w:start="631"/>
          <w:cols w:space="720"/>
          <w:docGrid w:linePitch="326"/>
        </w:sectPr>
      </w:pPr>
    </w:p>
    <w:p w:rsidR="005843A0" w:rsidRDefault="005843A0" w:rsidP="005843A0">
      <w:pPr>
        <w:pStyle w:val="Heading1"/>
        <w:spacing w:before="0" w:after="0"/>
        <w:ind w:left="2" w:hanging="4"/>
        <w:rPr>
          <w:rFonts w:ascii="Times New Roman" w:hAnsi="Times New Roman"/>
          <w:sz w:val="48"/>
          <w:szCs w:val="48"/>
        </w:rPr>
      </w:pPr>
      <w:bookmarkStart w:id="7" w:name="_heading=h.1fob9te"/>
      <w:bookmarkStart w:id="8" w:name="_Toc56109828"/>
      <w:bookmarkStart w:id="9" w:name="_Toc56110257"/>
      <w:bookmarkEnd w:id="7"/>
      <w:r>
        <w:lastRenderedPageBreak/>
        <w:t>Purpose</w:t>
      </w:r>
      <w:bookmarkEnd w:id="8"/>
      <w:bookmarkEnd w:id="9"/>
    </w:p>
    <w:p w:rsidR="005843A0" w:rsidRDefault="005843A0" w:rsidP="005843A0">
      <w:pPr>
        <w:rPr>
          <w:rFonts w:eastAsia="Calibri"/>
          <w:b/>
          <w:szCs w:val="24"/>
        </w:rPr>
      </w:pPr>
      <w:r>
        <w:t xml:space="preserve">This guide describes </w:t>
      </w:r>
      <w:proofErr w:type="spellStart"/>
      <w:r>
        <w:t>AppViewX's</w:t>
      </w:r>
      <w:proofErr w:type="spellEnd"/>
      <w:r>
        <w:t xml:space="preserve"> Certificate lifecycle platform and provides a step by step configuration of </w:t>
      </w:r>
      <w:r w:rsidR="00F1496C">
        <w:t>Google</w:t>
      </w:r>
      <w:r>
        <w:t xml:space="preserve"> CA in </w:t>
      </w:r>
      <w:proofErr w:type="spellStart"/>
      <w:r>
        <w:t>AppViewX</w:t>
      </w:r>
      <w:proofErr w:type="spellEnd"/>
      <w:r>
        <w:t xml:space="preserve"> to perform certificate lifecycle management. </w:t>
      </w:r>
      <w:r>
        <w:rPr>
          <w:rFonts w:eastAsia="Calibri"/>
          <w:szCs w:val="24"/>
        </w:rPr>
        <w:t xml:space="preserve">The document covers the </w:t>
      </w:r>
      <w:r w:rsidR="00F1496C">
        <w:rPr>
          <w:rFonts w:eastAsia="Calibri"/>
          <w:szCs w:val="24"/>
        </w:rPr>
        <w:t xml:space="preserve">Google </w:t>
      </w:r>
      <w:r>
        <w:rPr>
          <w:rFonts w:eastAsia="Calibri"/>
          <w:szCs w:val="24"/>
        </w:rPr>
        <w:t>CA account configuration, creating certificate groups, and certificate policies to enable the automation of certificate lifecycle management. The certificate lifecycle involves enrollment, renewal, revocation, and regeneration.</w:t>
      </w:r>
    </w:p>
    <w:p w:rsidR="005843A0" w:rsidRDefault="005843A0" w:rsidP="005843A0">
      <w:pPr>
        <w:pStyle w:val="Heading1"/>
        <w:ind w:left="2" w:hanging="4"/>
      </w:pPr>
      <w:bookmarkStart w:id="10" w:name="_Toc56109829"/>
      <w:bookmarkStart w:id="11" w:name="_Toc56110258"/>
      <w:r>
        <w:t>Overview</w:t>
      </w:r>
      <w:bookmarkEnd w:id="10"/>
      <w:bookmarkEnd w:id="11"/>
    </w:p>
    <w:p w:rsidR="005843A0" w:rsidRDefault="00263AA6" w:rsidP="005843A0">
      <w:proofErr w:type="spellStart"/>
      <w:r>
        <w:t>AppViewX</w:t>
      </w:r>
      <w:proofErr w:type="spellEnd"/>
      <w:r>
        <w:t xml:space="preserve"> CERT+</w:t>
      </w:r>
      <w:r w:rsidR="005843A0">
        <w:t xml:space="preserve"> Certificate Lifecycle Management platform can discover, manage and automate the lifecycle of digital certificates.</w:t>
      </w:r>
    </w:p>
    <w:p w:rsidR="005843A0" w:rsidRDefault="005843A0" w:rsidP="005843A0">
      <w:pPr>
        <w:ind w:hanging="2"/>
        <w:jc w:val="both"/>
      </w:pPr>
      <w:r>
        <w:t>It helps you to replace your manual certificate management processes. It also introduces management features like monitoring certificate expiry, usage, and notifying administrators about any events. This platform provides the capability to discover existing certificates and push certificates to endpoints. It also acts as a repository for all certificates-related information such as endpoint information, validity, status, the chain of trust, and so on.</w:t>
      </w:r>
    </w:p>
    <w:p w:rsidR="005843A0" w:rsidRDefault="005843A0" w:rsidP="005843A0">
      <w:pPr>
        <w:ind w:hanging="2"/>
        <w:jc w:val="both"/>
      </w:pPr>
      <w:r>
        <w:t>Users can manage and automate the certificate lifecycle that can be broken into the below-listed stages.</w:t>
      </w:r>
    </w:p>
    <w:p w:rsidR="005843A0" w:rsidRDefault="005843A0" w:rsidP="006D2E0D">
      <w:pPr>
        <w:pStyle w:val="ListParagraph"/>
        <w:numPr>
          <w:ilvl w:val="0"/>
          <w:numId w:val="1"/>
        </w:numPr>
        <w:spacing w:after="0"/>
        <w:rPr>
          <w:color w:val="000000"/>
          <w:szCs w:val="24"/>
        </w:rPr>
      </w:pPr>
      <w:r>
        <w:rPr>
          <w:color w:val="000000"/>
          <w:szCs w:val="24"/>
        </w:rPr>
        <w:t>Create new certificates</w:t>
      </w:r>
    </w:p>
    <w:p w:rsidR="005843A0" w:rsidRDefault="005843A0" w:rsidP="006D2E0D">
      <w:pPr>
        <w:pStyle w:val="ListParagraph"/>
        <w:numPr>
          <w:ilvl w:val="0"/>
          <w:numId w:val="1"/>
        </w:numPr>
        <w:spacing w:after="0"/>
        <w:rPr>
          <w:color w:val="000000"/>
          <w:szCs w:val="24"/>
        </w:rPr>
      </w:pPr>
      <w:r>
        <w:rPr>
          <w:color w:val="000000"/>
          <w:szCs w:val="24"/>
        </w:rPr>
        <w:t>Regenerate Certificate</w:t>
      </w:r>
    </w:p>
    <w:p w:rsidR="005843A0" w:rsidRDefault="005843A0" w:rsidP="006D2E0D">
      <w:pPr>
        <w:pStyle w:val="ListParagraph"/>
        <w:numPr>
          <w:ilvl w:val="0"/>
          <w:numId w:val="1"/>
        </w:numPr>
        <w:spacing w:after="0"/>
        <w:rPr>
          <w:color w:val="000000"/>
          <w:szCs w:val="24"/>
        </w:rPr>
      </w:pPr>
      <w:r>
        <w:rPr>
          <w:color w:val="000000"/>
          <w:szCs w:val="24"/>
        </w:rPr>
        <w:t>Renew Certificate</w:t>
      </w:r>
    </w:p>
    <w:p w:rsidR="005843A0" w:rsidRDefault="005843A0" w:rsidP="006D2E0D">
      <w:pPr>
        <w:pStyle w:val="ListParagraph"/>
        <w:numPr>
          <w:ilvl w:val="0"/>
          <w:numId w:val="1"/>
        </w:numPr>
        <w:spacing w:after="0"/>
      </w:pPr>
      <w:r>
        <w:t>Reissue Certificate</w:t>
      </w:r>
    </w:p>
    <w:p w:rsidR="005843A0" w:rsidRDefault="005843A0" w:rsidP="006D2E0D">
      <w:pPr>
        <w:pStyle w:val="ListParagraph"/>
        <w:numPr>
          <w:ilvl w:val="0"/>
          <w:numId w:val="1"/>
        </w:numPr>
        <w:rPr>
          <w:color w:val="000000"/>
          <w:szCs w:val="24"/>
        </w:rPr>
      </w:pPr>
      <w:r>
        <w:rPr>
          <w:color w:val="000000"/>
          <w:szCs w:val="24"/>
        </w:rPr>
        <w:t>Revoke Certificate</w:t>
      </w:r>
    </w:p>
    <w:p w:rsidR="005843A0" w:rsidRDefault="00F1496C" w:rsidP="005843A0">
      <w:pPr>
        <w:spacing w:after="0" w:line="240" w:lineRule="auto"/>
        <w:ind w:hanging="2"/>
        <w:rPr>
          <w:color w:val="000000"/>
          <w:szCs w:val="24"/>
        </w:rPr>
      </w:pPr>
      <w:r>
        <w:rPr>
          <w:color w:val="000000"/>
          <w:szCs w:val="24"/>
        </w:rPr>
        <w:t>Note: The document explains only the actions which are currently supported by Google CA,</w:t>
      </w:r>
      <w:r>
        <w:rPr>
          <w:color w:val="000000"/>
          <w:szCs w:val="24"/>
        </w:rPr>
        <w:tab/>
      </w:r>
    </w:p>
    <w:p w:rsidR="00F1496C" w:rsidRDefault="00F1496C" w:rsidP="00F1496C">
      <w:pPr>
        <w:pStyle w:val="ListParagraph"/>
        <w:numPr>
          <w:ilvl w:val="0"/>
          <w:numId w:val="1"/>
        </w:numPr>
        <w:spacing w:after="0"/>
        <w:rPr>
          <w:color w:val="000000"/>
          <w:szCs w:val="24"/>
        </w:rPr>
      </w:pPr>
      <w:r>
        <w:rPr>
          <w:color w:val="000000"/>
          <w:szCs w:val="24"/>
        </w:rPr>
        <w:t>Create new certificates</w:t>
      </w:r>
    </w:p>
    <w:p w:rsidR="00F1496C" w:rsidRDefault="00F1496C" w:rsidP="00F1496C">
      <w:pPr>
        <w:pStyle w:val="ListParagraph"/>
        <w:numPr>
          <w:ilvl w:val="0"/>
          <w:numId w:val="1"/>
        </w:numPr>
        <w:spacing w:after="0"/>
        <w:rPr>
          <w:color w:val="000000"/>
          <w:szCs w:val="24"/>
        </w:rPr>
      </w:pPr>
      <w:r>
        <w:rPr>
          <w:color w:val="000000"/>
          <w:szCs w:val="24"/>
        </w:rPr>
        <w:t>Regenerate Certificate</w:t>
      </w:r>
    </w:p>
    <w:p w:rsidR="00F1496C" w:rsidRDefault="00F1496C" w:rsidP="00F1496C">
      <w:pPr>
        <w:pStyle w:val="ListParagraph"/>
        <w:numPr>
          <w:ilvl w:val="0"/>
          <w:numId w:val="1"/>
        </w:numPr>
        <w:rPr>
          <w:color w:val="000000"/>
          <w:szCs w:val="24"/>
        </w:rPr>
      </w:pPr>
      <w:r>
        <w:rPr>
          <w:color w:val="000000"/>
          <w:szCs w:val="24"/>
        </w:rPr>
        <w:t>Revoke Certificate</w:t>
      </w:r>
    </w:p>
    <w:p w:rsidR="005843A0" w:rsidRDefault="005843A0" w:rsidP="005843A0">
      <w:pPr>
        <w:pStyle w:val="Heading1"/>
      </w:pPr>
      <w:bookmarkStart w:id="12" w:name="_heading=h.3j3uslejuhj"/>
      <w:bookmarkStart w:id="13" w:name="_Toc56109830"/>
      <w:bookmarkStart w:id="14" w:name="_Toc56110259"/>
      <w:bookmarkEnd w:id="12"/>
      <w:r>
        <w:t>Pre-requisites</w:t>
      </w:r>
      <w:bookmarkEnd w:id="13"/>
      <w:bookmarkEnd w:id="14"/>
      <w:r>
        <w:t xml:space="preserve"> </w:t>
      </w:r>
    </w:p>
    <w:p w:rsidR="005843A0" w:rsidRDefault="005843A0" w:rsidP="005843A0">
      <w:pPr>
        <w:ind w:hanging="2"/>
      </w:pPr>
      <w:r>
        <w:t xml:space="preserve">The product comes with a user account who has super </w:t>
      </w:r>
      <w:proofErr w:type="gramStart"/>
      <w:r>
        <w:t>users</w:t>
      </w:r>
      <w:proofErr w:type="gramEnd"/>
      <w:r>
        <w:t xml:space="preserve"> permission, and all the ACF permissions.</w:t>
      </w:r>
    </w:p>
    <w:p w:rsidR="005843A0" w:rsidRDefault="005843A0" w:rsidP="005843A0">
      <w:pPr>
        <w:pStyle w:val="Heading1"/>
        <w:rPr>
          <w:rFonts w:ascii="Times New Roman" w:hAnsi="Times New Roman"/>
        </w:rPr>
      </w:pPr>
      <w:bookmarkStart w:id="15" w:name="_heading=h.7xzyo7c42x69"/>
      <w:bookmarkStart w:id="16" w:name="_Toc56109831"/>
      <w:bookmarkStart w:id="17" w:name="_Toc56110260"/>
      <w:bookmarkEnd w:id="15"/>
      <w:r>
        <w:t>Infra Requirements</w:t>
      </w:r>
      <w:bookmarkEnd w:id="16"/>
      <w:bookmarkEnd w:id="17"/>
      <w:r>
        <w:t> </w:t>
      </w:r>
      <w:r>
        <w:rPr>
          <w:color w:val="000000"/>
        </w:rPr>
        <w:t> </w:t>
      </w:r>
    </w:p>
    <w:p w:rsidR="00F1496C" w:rsidRDefault="00F1496C" w:rsidP="00F1496C">
      <w:pPr>
        <w:spacing w:before="229" w:after="0" w:line="240" w:lineRule="auto"/>
        <w:ind w:hanging="2"/>
      </w:pPr>
      <w:bookmarkStart w:id="18" w:name="_heading=h.e2ka1cemhun0"/>
      <w:bookmarkEnd w:id="18"/>
      <w:r>
        <w:t xml:space="preserve">Users must have the below configurations available </w:t>
      </w:r>
    </w:p>
    <w:p w:rsidR="005843A0" w:rsidRDefault="00F1496C" w:rsidP="001044C9">
      <w:pPr>
        <w:pStyle w:val="ListParagraph"/>
        <w:widowControl w:val="0"/>
        <w:numPr>
          <w:ilvl w:val="0"/>
          <w:numId w:val="28"/>
        </w:numPr>
        <w:spacing w:before="86" w:after="0" w:line="240" w:lineRule="auto"/>
      </w:pPr>
      <w:r>
        <w:t>Valid Google Cloud account configured with Organization, Project and CA configured</w:t>
      </w:r>
    </w:p>
    <w:p w:rsidR="00F1496C" w:rsidRDefault="00F1496C" w:rsidP="001044C9">
      <w:pPr>
        <w:pStyle w:val="ListParagraph"/>
        <w:widowControl w:val="0"/>
        <w:numPr>
          <w:ilvl w:val="0"/>
          <w:numId w:val="28"/>
        </w:numPr>
        <w:spacing w:before="86" w:after="0" w:line="240" w:lineRule="auto"/>
      </w:pPr>
      <w:proofErr w:type="spellStart"/>
      <w:r>
        <w:t>AppViewX</w:t>
      </w:r>
      <w:proofErr w:type="spellEnd"/>
      <w:r>
        <w:t xml:space="preserve"> </w:t>
      </w:r>
      <w:r w:rsidR="00D65D9A">
        <w:t xml:space="preserve">must be Installed </w:t>
      </w:r>
      <w:r>
        <w:t>from Google Marketplace into C</w:t>
      </w:r>
      <w:r w:rsidR="00D65D9A">
        <w:t>ustomer’s Google Cloud platform</w:t>
      </w:r>
    </w:p>
    <w:p w:rsidR="00D65D9A" w:rsidRDefault="00D65D9A" w:rsidP="001044C9">
      <w:pPr>
        <w:pStyle w:val="ListParagraph"/>
        <w:widowControl w:val="0"/>
        <w:numPr>
          <w:ilvl w:val="0"/>
          <w:numId w:val="28"/>
        </w:numPr>
        <w:spacing w:before="86" w:after="0" w:line="240" w:lineRule="auto"/>
      </w:pPr>
      <w:r>
        <w:lastRenderedPageBreak/>
        <w:t xml:space="preserve">Installed </w:t>
      </w:r>
      <w:proofErr w:type="spellStart"/>
      <w:r>
        <w:t>AppViewX</w:t>
      </w:r>
      <w:proofErr w:type="spellEnd"/>
      <w:r>
        <w:t xml:space="preserve"> must be up and running</w:t>
      </w:r>
      <w:r w:rsidR="00016058">
        <w:t xml:space="preserve"> in the Google Cloud</w:t>
      </w:r>
    </w:p>
    <w:p w:rsidR="00D65D9A" w:rsidRDefault="00D65D9A" w:rsidP="00016058">
      <w:pPr>
        <w:pStyle w:val="ListParagraph"/>
        <w:widowControl w:val="0"/>
        <w:spacing w:before="86" w:after="0" w:line="240" w:lineRule="auto"/>
        <w:ind w:left="716"/>
      </w:pPr>
    </w:p>
    <w:p w:rsidR="00D65D9A" w:rsidRDefault="00D65D9A" w:rsidP="005843A0">
      <w:pPr>
        <w:pStyle w:val="Heading1"/>
      </w:pPr>
      <w:bookmarkStart w:id="19" w:name="_heading=h.aex1zoq53ndq"/>
      <w:bookmarkStart w:id="20" w:name="_Toc56109832"/>
      <w:bookmarkStart w:id="21" w:name="_Toc56110261"/>
      <w:bookmarkEnd w:id="19"/>
      <w:r>
        <w:t xml:space="preserve">Launching </w:t>
      </w:r>
      <w:proofErr w:type="spellStart"/>
      <w:r>
        <w:t>AppViewX</w:t>
      </w:r>
      <w:bookmarkEnd w:id="20"/>
      <w:bookmarkEnd w:id="21"/>
      <w:proofErr w:type="spellEnd"/>
    </w:p>
    <w:p w:rsidR="00D65D9A" w:rsidRDefault="00D65D9A" w:rsidP="00D65D9A">
      <w:r>
        <w:t xml:space="preserve">User will be landed in to Get started page, followed by the onboarding steps to collect the basic details which are required to operate </w:t>
      </w:r>
      <w:proofErr w:type="spellStart"/>
      <w:r>
        <w:t>AppViewX</w:t>
      </w:r>
      <w:proofErr w:type="spellEnd"/>
      <w:r>
        <w:t xml:space="preserve"> seamlessly.</w:t>
      </w:r>
    </w:p>
    <w:p w:rsidR="008E1075" w:rsidRPr="00D65D9A" w:rsidRDefault="008E1075" w:rsidP="00D65D9A">
      <w:r>
        <w:rPr>
          <w:noProof/>
        </w:rPr>
        <w:drawing>
          <wp:inline distT="0" distB="0" distL="0" distR="0" wp14:anchorId="5D51A610" wp14:editId="205C9B84">
            <wp:extent cx="5943600" cy="33502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0260"/>
                    </a:xfrm>
                    <a:prstGeom prst="rect">
                      <a:avLst/>
                    </a:prstGeom>
                  </pic:spPr>
                </pic:pic>
              </a:graphicData>
            </a:graphic>
          </wp:inline>
        </w:drawing>
      </w:r>
    </w:p>
    <w:p w:rsidR="005843A0" w:rsidRDefault="005843A0" w:rsidP="005843A0">
      <w:pPr>
        <w:pStyle w:val="Heading1"/>
      </w:pPr>
      <w:bookmarkStart w:id="22" w:name="_Toc56109833"/>
      <w:bookmarkStart w:id="23" w:name="_Toc56110262"/>
      <w:r>
        <w:t xml:space="preserve">Configure </w:t>
      </w:r>
      <w:r w:rsidR="00D65D9A">
        <w:t>Google</w:t>
      </w:r>
      <w:r>
        <w:t xml:space="preserve"> CA</w:t>
      </w:r>
      <w:bookmarkEnd w:id="22"/>
      <w:bookmarkEnd w:id="23"/>
    </w:p>
    <w:p w:rsidR="008E1075" w:rsidRPr="008E1075" w:rsidRDefault="008E1075" w:rsidP="008E1075">
      <w:pPr>
        <w:ind w:hanging="2"/>
        <w:rPr>
          <w:b/>
        </w:rPr>
      </w:pPr>
      <w:r w:rsidRPr="008E1075">
        <w:rPr>
          <w:b/>
        </w:rPr>
        <w:t xml:space="preserve">Onboarding Step 1: </w:t>
      </w:r>
    </w:p>
    <w:p w:rsidR="008E1075" w:rsidRDefault="008E1075" w:rsidP="008E1075">
      <w:pPr>
        <w:ind w:hanging="2"/>
      </w:pPr>
      <w:r>
        <w:t xml:space="preserve">Before an administrator or user can enroll a certificate through CERT+, the system needs to be able to communicate with the Certificate Authority signing the certificate.  </w:t>
      </w:r>
      <w:proofErr w:type="spellStart"/>
      <w:r>
        <w:t>AppViewX</w:t>
      </w:r>
      <w:proofErr w:type="spellEnd"/>
      <w:r>
        <w:t xml:space="preserve"> would need to be able to Establish network connectivity with the CA, </w:t>
      </w:r>
      <w:proofErr w:type="gramStart"/>
      <w:r>
        <w:t>Authenticate</w:t>
      </w:r>
      <w:proofErr w:type="gramEnd"/>
      <w:r>
        <w:t xml:space="preserve"> itself with the CA for requesting CSR signing on behalf of the administrator or user. This can be achieved by configuring the CA settings on </w:t>
      </w:r>
      <w:proofErr w:type="spellStart"/>
      <w:r>
        <w:t>AppViewX</w:t>
      </w:r>
      <w:proofErr w:type="spellEnd"/>
      <w:r>
        <w:t xml:space="preserve"> by providing the information specific to each Certificate Authority.</w:t>
      </w:r>
    </w:p>
    <w:p w:rsidR="008E1075" w:rsidRDefault="008E1075" w:rsidP="008E1075">
      <w:pPr>
        <w:ind w:hanging="2"/>
      </w:pPr>
      <w:r>
        <w:rPr>
          <w:noProof/>
        </w:rPr>
        <w:lastRenderedPageBreak/>
        <w:drawing>
          <wp:inline distT="0" distB="0" distL="0" distR="0" wp14:anchorId="1BC6D96B" wp14:editId="368F95C5">
            <wp:extent cx="5943600" cy="28841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4170"/>
                    </a:xfrm>
                    <a:prstGeom prst="rect">
                      <a:avLst/>
                    </a:prstGeom>
                  </pic:spPr>
                </pic:pic>
              </a:graphicData>
            </a:graphic>
          </wp:inline>
        </w:drawing>
      </w:r>
    </w:p>
    <w:p w:rsidR="008E1075" w:rsidRDefault="008E1075" w:rsidP="008E1075">
      <w:pPr>
        <w:ind w:hanging="2"/>
      </w:pPr>
    </w:p>
    <w:p w:rsidR="008E1075" w:rsidRDefault="008E1075" w:rsidP="001044C9">
      <w:pPr>
        <w:pStyle w:val="ListParagraph"/>
        <w:numPr>
          <w:ilvl w:val="0"/>
          <w:numId w:val="2"/>
        </w:numPr>
        <w:spacing w:after="0"/>
        <w:rPr>
          <w:color w:val="000000"/>
          <w:szCs w:val="24"/>
        </w:rPr>
      </w:pPr>
      <w:r>
        <w:rPr>
          <w:color w:val="000000"/>
          <w:szCs w:val="24"/>
        </w:rPr>
        <w:t xml:space="preserve">On the </w:t>
      </w:r>
      <w:r>
        <w:rPr>
          <w:b/>
          <w:color w:val="000000"/>
          <w:szCs w:val="24"/>
        </w:rPr>
        <w:t xml:space="preserve">Google CA configuration </w:t>
      </w:r>
      <w:r>
        <w:rPr>
          <w:color w:val="000000"/>
          <w:szCs w:val="24"/>
        </w:rPr>
        <w:t xml:space="preserve">page, enter the details in the </w:t>
      </w:r>
      <w:r>
        <w:rPr>
          <w:b/>
          <w:color w:val="000000"/>
          <w:szCs w:val="24"/>
        </w:rPr>
        <w:t>General information</w:t>
      </w:r>
      <w:r>
        <w:rPr>
          <w:color w:val="000000"/>
          <w:szCs w:val="24"/>
        </w:rPr>
        <w:t xml:space="preserve"> and </w:t>
      </w:r>
      <w:r>
        <w:rPr>
          <w:b/>
          <w:color w:val="000000"/>
          <w:szCs w:val="24"/>
        </w:rPr>
        <w:t>CA Configuration</w:t>
      </w:r>
      <w:r>
        <w:rPr>
          <w:color w:val="000000"/>
          <w:szCs w:val="24"/>
        </w:rPr>
        <w:t xml:space="preserve"> sections.</w:t>
      </w:r>
    </w:p>
    <w:p w:rsidR="008E1075" w:rsidRDefault="008E1075" w:rsidP="001044C9">
      <w:pPr>
        <w:pStyle w:val="ListParagraph"/>
        <w:numPr>
          <w:ilvl w:val="0"/>
          <w:numId w:val="2"/>
        </w:numPr>
        <w:rPr>
          <w:color w:val="000000"/>
          <w:szCs w:val="24"/>
        </w:rPr>
      </w:pPr>
      <w:r>
        <w:rPr>
          <w:color w:val="000000"/>
          <w:szCs w:val="24"/>
        </w:rPr>
        <w:t xml:space="preserve">Under the </w:t>
      </w:r>
      <w:r>
        <w:rPr>
          <w:b/>
          <w:color w:val="000000"/>
          <w:szCs w:val="24"/>
        </w:rPr>
        <w:t>General Information</w:t>
      </w:r>
      <w:r>
        <w:rPr>
          <w:color w:val="000000"/>
          <w:szCs w:val="24"/>
        </w:rPr>
        <w:t xml:space="preserve"> section, enter the required details in the respective fields:</w:t>
      </w:r>
    </w:p>
    <w:p w:rsidR="008E1075" w:rsidRDefault="008E1075" w:rsidP="008E1075">
      <w:pPr>
        <w:ind w:left="722" w:hanging="2"/>
      </w:pPr>
      <w:r>
        <w:rPr>
          <w:noProof/>
        </w:rPr>
        <w:drawing>
          <wp:inline distT="0" distB="0" distL="0" distR="0" wp14:anchorId="3D716D60" wp14:editId="437DC84D">
            <wp:extent cx="4848225" cy="2133600"/>
            <wp:effectExtent l="19050" t="19050" r="28575" b="19050"/>
            <wp:docPr id="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133600"/>
                    </a:xfrm>
                    <a:prstGeom prst="rect">
                      <a:avLst/>
                    </a:prstGeom>
                    <a:noFill/>
                    <a:ln w="6350">
                      <a:solidFill>
                        <a:schemeClr val="tx1"/>
                      </a:solidFill>
                    </a:ln>
                  </pic:spPr>
                </pic:pic>
              </a:graphicData>
            </a:graphic>
          </wp:inline>
        </w:drawing>
      </w:r>
    </w:p>
    <w:p w:rsidR="008E1075" w:rsidRDefault="008E1075" w:rsidP="001044C9">
      <w:pPr>
        <w:pStyle w:val="ListParagraph"/>
        <w:numPr>
          <w:ilvl w:val="0"/>
          <w:numId w:val="3"/>
        </w:numPr>
        <w:spacing w:after="0"/>
        <w:rPr>
          <w:color w:val="000000"/>
          <w:szCs w:val="24"/>
        </w:rPr>
      </w:pPr>
      <w:r>
        <w:rPr>
          <w:color w:val="000000"/>
          <w:szCs w:val="24"/>
        </w:rPr>
        <w:t>The CA Account name is a unique name for the Certificate Authority (CA) account represented during certificate enrollment and policy creation.</w:t>
      </w:r>
    </w:p>
    <w:p w:rsidR="008E1075" w:rsidRDefault="008E1075" w:rsidP="001044C9">
      <w:pPr>
        <w:pStyle w:val="ListParagraph"/>
        <w:numPr>
          <w:ilvl w:val="0"/>
          <w:numId w:val="3"/>
        </w:numPr>
        <w:spacing w:after="0"/>
        <w:rPr>
          <w:color w:val="000000"/>
          <w:szCs w:val="24"/>
        </w:rPr>
      </w:pPr>
      <w:r>
        <w:rPr>
          <w:color w:val="000000"/>
          <w:szCs w:val="24"/>
        </w:rPr>
        <w:t xml:space="preserve">To enroll for a server certificate, choose </w:t>
      </w:r>
      <w:r>
        <w:t>S</w:t>
      </w:r>
      <w:r>
        <w:rPr>
          <w:color w:val="000000"/>
          <w:szCs w:val="24"/>
        </w:rPr>
        <w:t xml:space="preserve">erver from the Purpose drop down. To enroll for a client certificate, choose </w:t>
      </w:r>
      <w:r>
        <w:t>C</w:t>
      </w:r>
      <w:r>
        <w:rPr>
          <w:color w:val="000000"/>
          <w:szCs w:val="24"/>
        </w:rPr>
        <w:t>lient from the Purpose drop down.</w:t>
      </w:r>
    </w:p>
    <w:p w:rsidR="008E1075" w:rsidRDefault="008E1075" w:rsidP="001044C9">
      <w:pPr>
        <w:pStyle w:val="ListParagraph"/>
        <w:numPr>
          <w:ilvl w:val="0"/>
          <w:numId w:val="3"/>
        </w:numPr>
        <w:spacing w:after="0"/>
        <w:rPr>
          <w:color w:val="000000"/>
          <w:szCs w:val="24"/>
        </w:rPr>
      </w:pPr>
      <w:r>
        <w:rPr>
          <w:color w:val="000000"/>
          <w:szCs w:val="24"/>
        </w:rPr>
        <w:t>Select the Data center from which communication should establish to Certificate Authority</w:t>
      </w:r>
    </w:p>
    <w:p w:rsidR="008E1075" w:rsidRDefault="008E1075" w:rsidP="001044C9">
      <w:pPr>
        <w:pStyle w:val="ListParagraph"/>
        <w:numPr>
          <w:ilvl w:val="0"/>
          <w:numId w:val="2"/>
        </w:numPr>
        <w:spacing w:after="0"/>
        <w:rPr>
          <w:color w:val="000000"/>
          <w:szCs w:val="24"/>
        </w:rPr>
      </w:pPr>
      <w:r>
        <w:rPr>
          <w:color w:val="000000"/>
          <w:szCs w:val="24"/>
        </w:rPr>
        <w:lastRenderedPageBreak/>
        <w:t xml:space="preserve">Under the </w:t>
      </w:r>
      <w:r>
        <w:rPr>
          <w:b/>
          <w:color w:val="000000"/>
          <w:szCs w:val="24"/>
        </w:rPr>
        <w:t>CA Configuration</w:t>
      </w:r>
      <w:r>
        <w:rPr>
          <w:color w:val="000000"/>
          <w:szCs w:val="24"/>
        </w:rPr>
        <w:t xml:space="preserve"> section, enter the required details in the respective fields: </w:t>
      </w:r>
      <w:r>
        <w:rPr>
          <w:noProof/>
        </w:rPr>
        <w:drawing>
          <wp:inline distT="0" distB="0" distL="0" distR="0" wp14:anchorId="4B7A164D" wp14:editId="25B66A21">
            <wp:extent cx="4759352" cy="195916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1517" cy="1964172"/>
                    </a:xfrm>
                    <a:prstGeom prst="rect">
                      <a:avLst/>
                    </a:prstGeom>
                  </pic:spPr>
                </pic:pic>
              </a:graphicData>
            </a:graphic>
          </wp:inline>
        </w:drawing>
      </w:r>
      <w:r>
        <w:rPr>
          <w:noProof/>
        </w:rPr>
        <w:t xml:space="preserve"> </w:t>
      </w:r>
    </w:p>
    <w:p w:rsidR="008E1075" w:rsidRDefault="008E1075" w:rsidP="001044C9">
      <w:pPr>
        <w:pStyle w:val="ListParagraph"/>
        <w:numPr>
          <w:ilvl w:val="0"/>
          <w:numId w:val="4"/>
        </w:numPr>
        <w:spacing w:after="0"/>
        <w:rPr>
          <w:color w:val="000000"/>
          <w:szCs w:val="24"/>
        </w:rPr>
      </w:pPr>
      <w:r>
        <w:rPr>
          <w:color w:val="000000"/>
          <w:szCs w:val="24"/>
        </w:rPr>
        <w:t xml:space="preserve">Select the Type of configuration – Certificate Upload or JSON upload which has the details of project and access credentials to configure the Google CA. </w:t>
      </w:r>
    </w:p>
    <w:p w:rsidR="008E1075" w:rsidRDefault="008E1075" w:rsidP="001044C9">
      <w:pPr>
        <w:pStyle w:val="ListParagraph"/>
        <w:numPr>
          <w:ilvl w:val="0"/>
          <w:numId w:val="4"/>
        </w:numPr>
        <w:spacing w:after="0"/>
        <w:rPr>
          <w:color w:val="000000"/>
          <w:szCs w:val="24"/>
        </w:rPr>
      </w:pPr>
      <w:proofErr w:type="gramStart"/>
      <w:r>
        <w:rPr>
          <w:color w:val="000000"/>
          <w:szCs w:val="24"/>
        </w:rPr>
        <w:t>Upload .</w:t>
      </w:r>
      <w:proofErr w:type="spellStart"/>
      <w:r>
        <w:rPr>
          <w:color w:val="000000"/>
          <w:szCs w:val="24"/>
        </w:rPr>
        <w:t>pkcs</w:t>
      </w:r>
      <w:proofErr w:type="spellEnd"/>
      <w:proofErr w:type="gramEnd"/>
      <w:r>
        <w:rPr>
          <w:color w:val="000000"/>
          <w:szCs w:val="24"/>
        </w:rPr>
        <w:t xml:space="preserve"> file in the </w:t>
      </w:r>
      <w:proofErr w:type="spellStart"/>
      <w:r>
        <w:rPr>
          <w:color w:val="000000"/>
          <w:szCs w:val="24"/>
        </w:rPr>
        <w:t>Cetificate</w:t>
      </w:r>
      <w:proofErr w:type="spellEnd"/>
      <w:r>
        <w:rPr>
          <w:color w:val="000000"/>
          <w:szCs w:val="24"/>
        </w:rPr>
        <w:t xml:space="preserve"> and Key field if the configuration method is certificate upload. </w:t>
      </w:r>
    </w:p>
    <w:p w:rsidR="008E1075" w:rsidRDefault="008E1075" w:rsidP="001044C9">
      <w:pPr>
        <w:pStyle w:val="ListParagraph"/>
        <w:numPr>
          <w:ilvl w:val="0"/>
          <w:numId w:val="4"/>
        </w:numPr>
        <w:spacing w:after="0"/>
        <w:rPr>
          <w:color w:val="000000"/>
          <w:szCs w:val="24"/>
        </w:rPr>
      </w:pPr>
      <w:r>
        <w:rPr>
          <w:color w:val="000000"/>
          <w:szCs w:val="24"/>
        </w:rPr>
        <w:t xml:space="preserve">Click on Validate and Fetch to validate the uploaded Certificate/JSON to get the Email addresses, Project ID, </w:t>
      </w:r>
      <w:proofErr w:type="gramStart"/>
      <w:r>
        <w:rPr>
          <w:color w:val="000000"/>
          <w:szCs w:val="24"/>
        </w:rPr>
        <w:t>Issuing</w:t>
      </w:r>
      <w:proofErr w:type="gramEnd"/>
      <w:r>
        <w:rPr>
          <w:color w:val="000000"/>
          <w:szCs w:val="24"/>
        </w:rPr>
        <w:t xml:space="preserve"> location, Issuing CA associated with the uploaded project configuration.</w:t>
      </w:r>
    </w:p>
    <w:p w:rsidR="008E1075" w:rsidRDefault="008E1075" w:rsidP="001044C9">
      <w:pPr>
        <w:pStyle w:val="ListParagraph"/>
        <w:numPr>
          <w:ilvl w:val="0"/>
          <w:numId w:val="4"/>
        </w:numPr>
        <w:spacing w:after="0"/>
        <w:rPr>
          <w:color w:val="000000"/>
          <w:szCs w:val="24"/>
        </w:rPr>
      </w:pPr>
      <w:r>
        <w:rPr>
          <w:noProof/>
        </w:rPr>
        <w:drawing>
          <wp:inline distT="0" distB="0" distL="0" distR="0" wp14:anchorId="62124BE1" wp14:editId="72F5D30C">
            <wp:extent cx="5943600" cy="142557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5575"/>
                    </a:xfrm>
                    <a:prstGeom prst="rect">
                      <a:avLst/>
                    </a:prstGeom>
                  </pic:spPr>
                </pic:pic>
              </a:graphicData>
            </a:graphic>
          </wp:inline>
        </w:drawing>
      </w:r>
    </w:p>
    <w:p w:rsidR="008E1075" w:rsidRDefault="008E1075" w:rsidP="001044C9">
      <w:pPr>
        <w:pStyle w:val="ListParagraph"/>
        <w:numPr>
          <w:ilvl w:val="0"/>
          <w:numId w:val="4"/>
        </w:numPr>
        <w:spacing w:after="0"/>
        <w:rPr>
          <w:color w:val="000000"/>
          <w:szCs w:val="24"/>
        </w:rPr>
      </w:pPr>
      <w:r>
        <w:rPr>
          <w:color w:val="000000"/>
          <w:szCs w:val="24"/>
        </w:rPr>
        <w:t>Save the details as a CA settings and repeat the same steps to add more CA settings</w:t>
      </w:r>
    </w:p>
    <w:p w:rsidR="008E1075" w:rsidRDefault="008E1075" w:rsidP="005843A0">
      <w:pPr>
        <w:ind w:hanging="2"/>
      </w:pPr>
    </w:p>
    <w:p w:rsidR="005843A0" w:rsidRDefault="005843A0" w:rsidP="005843A0">
      <w:pPr>
        <w:ind w:hanging="2"/>
      </w:pPr>
      <w:r>
        <w:t xml:space="preserve">To configure </w:t>
      </w:r>
      <w:r w:rsidR="00D65D9A">
        <w:t>Google</w:t>
      </w:r>
      <w:r>
        <w:t xml:space="preserve"> CA</w:t>
      </w:r>
      <w:r w:rsidR="008E1075">
        <w:t xml:space="preserve"> in the product</w:t>
      </w:r>
      <w:r>
        <w:t>, do the steps as follow:</w:t>
      </w:r>
    </w:p>
    <w:p w:rsidR="005843A0" w:rsidRDefault="005843A0" w:rsidP="001044C9">
      <w:pPr>
        <w:pStyle w:val="ListParagraph"/>
        <w:numPr>
          <w:ilvl w:val="0"/>
          <w:numId w:val="29"/>
        </w:numPr>
        <w:spacing w:after="0"/>
        <w:rPr>
          <w:color w:val="000000"/>
          <w:szCs w:val="24"/>
        </w:rPr>
      </w:pPr>
      <w:r>
        <w:rPr>
          <w:color w:val="000000"/>
          <w:szCs w:val="24"/>
        </w:rPr>
        <w:t xml:space="preserve">Log in to the </w:t>
      </w:r>
      <w:proofErr w:type="spellStart"/>
      <w:r>
        <w:rPr>
          <w:color w:val="000000"/>
          <w:szCs w:val="24"/>
        </w:rPr>
        <w:t>AppViewX</w:t>
      </w:r>
      <w:proofErr w:type="spellEnd"/>
      <w:r>
        <w:rPr>
          <w:color w:val="000000"/>
          <w:szCs w:val="24"/>
        </w:rPr>
        <w:t xml:space="preserve"> application with valid credentials. </w:t>
      </w:r>
    </w:p>
    <w:p w:rsidR="005843A0" w:rsidRDefault="005843A0" w:rsidP="001044C9">
      <w:pPr>
        <w:pStyle w:val="ListParagraph"/>
        <w:numPr>
          <w:ilvl w:val="0"/>
          <w:numId w:val="29"/>
        </w:numPr>
        <w:spacing w:after="0"/>
        <w:rPr>
          <w:color w:val="000000"/>
          <w:szCs w:val="24"/>
        </w:rPr>
      </w:pPr>
      <w:r>
        <w:rPr>
          <w:color w:val="000000"/>
          <w:szCs w:val="24"/>
        </w:rPr>
        <w:t>Click the menu button.</w:t>
      </w:r>
    </w:p>
    <w:p w:rsidR="005843A0" w:rsidRDefault="005843A0" w:rsidP="001044C9">
      <w:pPr>
        <w:pStyle w:val="ListParagraph"/>
        <w:numPr>
          <w:ilvl w:val="0"/>
          <w:numId w:val="29"/>
        </w:numPr>
        <w:spacing w:after="0"/>
        <w:rPr>
          <w:color w:val="000000"/>
          <w:szCs w:val="24"/>
        </w:rPr>
      </w:pPr>
      <w:r>
        <w:rPr>
          <w:color w:val="000000"/>
          <w:szCs w:val="24"/>
        </w:rPr>
        <w:lastRenderedPageBreak/>
        <w:t xml:space="preserve">Navigate to </w:t>
      </w:r>
      <w:r>
        <w:rPr>
          <w:b/>
          <w:color w:val="000000"/>
          <w:szCs w:val="24"/>
        </w:rPr>
        <w:t>CERT+</w:t>
      </w:r>
      <w:r>
        <w:rPr>
          <w:color w:val="000000"/>
          <w:szCs w:val="24"/>
        </w:rPr>
        <w:t xml:space="preserve"> &gt; </w:t>
      </w:r>
      <w:r>
        <w:rPr>
          <w:b/>
          <w:color w:val="000000"/>
          <w:szCs w:val="24"/>
        </w:rPr>
        <w:t>Administration</w:t>
      </w:r>
      <w:r>
        <w:rPr>
          <w:color w:val="000000"/>
          <w:szCs w:val="24"/>
        </w:rPr>
        <w:t xml:space="preserve"> &gt; </w:t>
      </w:r>
      <w:r>
        <w:rPr>
          <w:b/>
          <w:color w:val="000000"/>
          <w:szCs w:val="24"/>
        </w:rPr>
        <w:t>Certificate Authority</w:t>
      </w:r>
      <w:r>
        <w:rPr>
          <w:color w:val="000000"/>
          <w:szCs w:val="24"/>
        </w:rPr>
        <w:t xml:space="preserve"> </w:t>
      </w:r>
      <w:r w:rsidR="000E770D">
        <w:rPr>
          <w:noProof/>
        </w:rPr>
        <w:drawing>
          <wp:inline distT="0" distB="0" distL="0" distR="0" wp14:anchorId="5BAE6B2B" wp14:editId="4D523B8B">
            <wp:extent cx="5492777" cy="171586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4795" cy="1719622"/>
                    </a:xfrm>
                    <a:prstGeom prst="rect">
                      <a:avLst/>
                    </a:prstGeom>
                    <a:noFill/>
                    <a:ln>
                      <a:noFill/>
                    </a:ln>
                  </pic:spPr>
                </pic:pic>
              </a:graphicData>
            </a:graphic>
          </wp:inline>
        </w:drawing>
      </w:r>
    </w:p>
    <w:p w:rsidR="005843A0" w:rsidRDefault="005843A0" w:rsidP="001044C9">
      <w:pPr>
        <w:pStyle w:val="ListParagraph"/>
        <w:numPr>
          <w:ilvl w:val="0"/>
          <w:numId w:val="29"/>
        </w:numPr>
        <w:spacing w:after="0"/>
        <w:rPr>
          <w:color w:val="000000"/>
          <w:szCs w:val="24"/>
        </w:rPr>
      </w:pPr>
      <w:r>
        <w:rPr>
          <w:color w:val="000000"/>
          <w:szCs w:val="24"/>
        </w:rPr>
        <w:t xml:space="preserve">Click </w:t>
      </w:r>
      <w:r>
        <w:rPr>
          <w:b/>
          <w:color w:val="000000"/>
          <w:szCs w:val="24"/>
        </w:rPr>
        <w:t>+Add</w:t>
      </w:r>
      <w:r>
        <w:rPr>
          <w:color w:val="000000"/>
          <w:szCs w:val="24"/>
        </w:rPr>
        <w:t xml:space="preserve"> icon on the top right of the page.</w:t>
      </w:r>
    </w:p>
    <w:p w:rsidR="008E1075" w:rsidRDefault="008E1075" w:rsidP="001044C9">
      <w:pPr>
        <w:pStyle w:val="ListParagraph"/>
        <w:numPr>
          <w:ilvl w:val="0"/>
          <w:numId w:val="29"/>
        </w:numPr>
        <w:spacing w:after="0"/>
        <w:rPr>
          <w:color w:val="000000"/>
          <w:szCs w:val="24"/>
        </w:rPr>
      </w:pPr>
      <w:r>
        <w:rPr>
          <w:color w:val="000000"/>
          <w:szCs w:val="24"/>
        </w:rPr>
        <w:t>Complete the form with mandatory details and save the settings.</w:t>
      </w:r>
    </w:p>
    <w:p w:rsidR="005843A0" w:rsidRDefault="005843A0" w:rsidP="005843A0">
      <w:pPr>
        <w:pStyle w:val="Heading1"/>
        <w:ind w:left="2" w:hanging="4"/>
      </w:pPr>
      <w:bookmarkStart w:id="24" w:name="_heading=h.2et92p0"/>
      <w:bookmarkStart w:id="25" w:name="_Toc56109834"/>
      <w:bookmarkStart w:id="26" w:name="_Toc56110263"/>
      <w:bookmarkEnd w:id="24"/>
      <w:r>
        <w:t>Create a Certificate Group</w:t>
      </w:r>
      <w:bookmarkEnd w:id="25"/>
      <w:bookmarkEnd w:id="26"/>
    </w:p>
    <w:p w:rsidR="005843A0" w:rsidRDefault="005843A0" w:rsidP="005843A0">
      <w:pPr>
        <w:ind w:hanging="2"/>
        <w:jc w:val="both"/>
      </w:pPr>
      <w:r>
        <w:t xml:space="preserve">The certificates generated/discovered in the </w:t>
      </w:r>
      <w:proofErr w:type="spellStart"/>
      <w:r>
        <w:t>AppViewX</w:t>
      </w:r>
      <w:proofErr w:type="spellEnd"/>
      <w:r>
        <w:t xml:space="preserve"> can be logically grouped together for ease of management. All the certificate actions on a specific group can be restricted via RBAC. By default, all the certificates will be added under the “Default” group.</w:t>
      </w:r>
    </w:p>
    <w:p w:rsidR="008E1075" w:rsidRDefault="008E1075" w:rsidP="005843A0">
      <w:pPr>
        <w:ind w:hanging="2"/>
        <w:jc w:val="both"/>
      </w:pPr>
      <w:r>
        <w:t xml:space="preserve">As and when the Certificate Authority in Configured in the step 1 of onboarding, </w:t>
      </w:r>
      <w:proofErr w:type="spellStart"/>
      <w:r>
        <w:t>AppViewX</w:t>
      </w:r>
      <w:proofErr w:type="spellEnd"/>
      <w:r>
        <w:t xml:space="preserve"> automatically creates a Certificate group</w:t>
      </w:r>
      <w:r w:rsidR="0028618C">
        <w:t xml:space="preserve"> as </w:t>
      </w:r>
      <w:proofErr w:type="spellStart"/>
      <w:r w:rsidR="0028618C" w:rsidRPr="0028618C">
        <w:t>CA_Account_Name_ProjectID</w:t>
      </w:r>
      <w:proofErr w:type="spellEnd"/>
      <w:r w:rsidR="0028618C">
        <w:t>. This group is used to organize the certificates which are being discovered from the respective Projects.</w:t>
      </w:r>
    </w:p>
    <w:p w:rsidR="0028618C" w:rsidRDefault="0028618C" w:rsidP="005843A0">
      <w:pPr>
        <w:ind w:hanging="2"/>
        <w:jc w:val="both"/>
      </w:pPr>
    </w:p>
    <w:p w:rsidR="005843A0" w:rsidRDefault="0028618C" w:rsidP="005843A0">
      <w:pPr>
        <w:ind w:hanging="2"/>
        <w:jc w:val="both"/>
      </w:pPr>
      <w:r>
        <w:t>To create new groups for better organization of Certificates, f</w:t>
      </w:r>
      <w:r w:rsidR="005843A0">
        <w:t xml:space="preserve">ollow the </w:t>
      </w:r>
      <w:r>
        <w:t xml:space="preserve">below </w:t>
      </w:r>
      <w:r w:rsidR="005843A0">
        <w:t>steps</w:t>
      </w:r>
      <w:r>
        <w:t>,</w:t>
      </w:r>
    </w:p>
    <w:p w:rsidR="005843A0" w:rsidRDefault="005843A0" w:rsidP="001044C9">
      <w:pPr>
        <w:pStyle w:val="ListParagraph"/>
        <w:numPr>
          <w:ilvl w:val="0"/>
          <w:numId w:val="5"/>
        </w:numPr>
        <w:spacing w:after="0"/>
        <w:rPr>
          <w:color w:val="000000"/>
          <w:szCs w:val="24"/>
        </w:rPr>
      </w:pPr>
      <w:r>
        <w:rPr>
          <w:color w:val="000000"/>
          <w:szCs w:val="24"/>
        </w:rPr>
        <w:t>Click the menu button.</w:t>
      </w:r>
    </w:p>
    <w:p w:rsidR="005843A0" w:rsidRDefault="005843A0" w:rsidP="001044C9">
      <w:pPr>
        <w:pStyle w:val="ListParagraph"/>
        <w:numPr>
          <w:ilvl w:val="0"/>
          <w:numId w:val="5"/>
        </w:numPr>
        <w:spacing w:after="0"/>
        <w:rPr>
          <w:color w:val="000000"/>
          <w:szCs w:val="24"/>
        </w:rPr>
      </w:pPr>
      <w:r>
        <w:rPr>
          <w:color w:val="000000"/>
          <w:szCs w:val="24"/>
        </w:rPr>
        <w:t xml:space="preserve">Navigate to </w:t>
      </w:r>
      <w:r>
        <w:rPr>
          <w:b/>
          <w:color w:val="000000"/>
          <w:szCs w:val="24"/>
        </w:rPr>
        <w:t>CERT+</w:t>
      </w:r>
      <w:r>
        <w:rPr>
          <w:color w:val="000000"/>
          <w:szCs w:val="24"/>
        </w:rPr>
        <w:t xml:space="preserve"> &gt; </w:t>
      </w:r>
      <w:r>
        <w:rPr>
          <w:b/>
          <w:color w:val="000000"/>
          <w:szCs w:val="24"/>
        </w:rPr>
        <w:t>Administration</w:t>
      </w:r>
      <w:r>
        <w:rPr>
          <w:color w:val="000000"/>
          <w:szCs w:val="24"/>
        </w:rPr>
        <w:t xml:space="preserve"> &gt; </w:t>
      </w:r>
      <w:r>
        <w:rPr>
          <w:b/>
          <w:color w:val="000000"/>
          <w:szCs w:val="24"/>
        </w:rPr>
        <w:t>Groups &amp; Policies</w:t>
      </w:r>
      <w:r>
        <w:rPr>
          <w:color w:val="000000"/>
          <w:szCs w:val="24"/>
        </w:rPr>
        <w:t xml:space="preserve"> &gt; </w:t>
      </w:r>
      <w:r>
        <w:rPr>
          <w:b/>
          <w:color w:val="000000"/>
          <w:szCs w:val="24"/>
        </w:rPr>
        <w:t>Groups</w:t>
      </w:r>
      <w:r>
        <w:rPr>
          <w:color w:val="000000"/>
          <w:szCs w:val="24"/>
        </w:rPr>
        <w:t>.</w:t>
      </w:r>
      <w:r w:rsidR="007B616B">
        <w:rPr>
          <w:noProof/>
        </w:rPr>
        <w:drawing>
          <wp:inline distT="0" distB="0" distL="0" distR="0" wp14:anchorId="66C3250D" wp14:editId="67715097">
            <wp:extent cx="5495925" cy="2352675"/>
            <wp:effectExtent l="19050" t="19050" r="28575" b="28575"/>
            <wp:docPr id="10"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925" cy="2352675"/>
                    </a:xfrm>
                    <a:prstGeom prst="rect">
                      <a:avLst/>
                    </a:prstGeom>
                    <a:noFill/>
                    <a:ln w="6350">
                      <a:solidFill>
                        <a:schemeClr val="tx1"/>
                      </a:solidFill>
                    </a:ln>
                  </pic:spPr>
                </pic:pic>
              </a:graphicData>
            </a:graphic>
          </wp:inline>
        </w:drawing>
      </w:r>
    </w:p>
    <w:p w:rsidR="005843A0" w:rsidRDefault="005843A0" w:rsidP="001044C9">
      <w:pPr>
        <w:pStyle w:val="ListParagraph"/>
        <w:numPr>
          <w:ilvl w:val="0"/>
          <w:numId w:val="5"/>
        </w:numPr>
        <w:spacing w:after="0"/>
        <w:jc w:val="both"/>
        <w:rPr>
          <w:color w:val="000000"/>
          <w:szCs w:val="24"/>
        </w:rPr>
      </w:pPr>
      <w:r>
        <w:rPr>
          <w:color w:val="000000"/>
          <w:szCs w:val="24"/>
        </w:rPr>
        <w:t xml:space="preserve">On the </w:t>
      </w:r>
      <w:r>
        <w:rPr>
          <w:b/>
          <w:color w:val="000000"/>
          <w:szCs w:val="24"/>
        </w:rPr>
        <w:t xml:space="preserve">Groups </w:t>
      </w:r>
      <w:r>
        <w:t xml:space="preserve">inventory </w:t>
      </w:r>
      <w:r>
        <w:rPr>
          <w:color w:val="000000"/>
          <w:szCs w:val="24"/>
        </w:rPr>
        <w:t xml:space="preserve">page, click </w:t>
      </w:r>
      <w:r>
        <w:rPr>
          <w:b/>
          <w:color w:val="000000"/>
          <w:szCs w:val="24"/>
        </w:rPr>
        <w:t>+ Create</w:t>
      </w:r>
      <w:r>
        <w:rPr>
          <w:color w:val="000000"/>
          <w:szCs w:val="24"/>
        </w:rPr>
        <w:t xml:space="preserve"> </w:t>
      </w:r>
      <w:r>
        <w:t>to configure certificate groups</w:t>
      </w:r>
    </w:p>
    <w:p w:rsidR="005843A0" w:rsidRDefault="005843A0" w:rsidP="001044C9">
      <w:pPr>
        <w:pStyle w:val="ListParagraph"/>
        <w:numPr>
          <w:ilvl w:val="0"/>
          <w:numId w:val="5"/>
        </w:numPr>
        <w:spacing w:after="0"/>
        <w:jc w:val="both"/>
        <w:rPr>
          <w:color w:val="000000"/>
          <w:szCs w:val="24"/>
        </w:rPr>
      </w:pPr>
      <w:r>
        <w:rPr>
          <w:color w:val="000000"/>
          <w:szCs w:val="24"/>
        </w:rPr>
        <w:t xml:space="preserve">On the </w:t>
      </w:r>
      <w:r>
        <w:rPr>
          <w:b/>
        </w:rPr>
        <w:t>Certificate</w:t>
      </w:r>
      <w:r>
        <w:rPr>
          <w:b/>
          <w:color w:val="000000"/>
          <w:szCs w:val="24"/>
        </w:rPr>
        <w:t xml:space="preserve"> </w:t>
      </w:r>
      <w:r>
        <w:rPr>
          <w:b/>
        </w:rPr>
        <w:t>Group</w:t>
      </w:r>
      <w:r>
        <w:rPr>
          <w:b/>
          <w:color w:val="000000"/>
          <w:szCs w:val="24"/>
        </w:rPr>
        <w:t xml:space="preserve"> creation</w:t>
      </w:r>
      <w:r>
        <w:rPr>
          <w:color w:val="000000"/>
          <w:szCs w:val="24"/>
        </w:rPr>
        <w:t xml:space="preserve"> page, enter the details in the </w:t>
      </w:r>
      <w:r>
        <w:rPr>
          <w:b/>
          <w:color w:val="000000"/>
          <w:szCs w:val="24"/>
        </w:rPr>
        <w:t>Group Details</w:t>
      </w:r>
      <w:r>
        <w:rPr>
          <w:color w:val="000000"/>
          <w:szCs w:val="24"/>
        </w:rPr>
        <w:t xml:space="preserve"> and </w:t>
      </w:r>
      <w:r>
        <w:rPr>
          <w:b/>
          <w:color w:val="000000"/>
          <w:szCs w:val="24"/>
        </w:rPr>
        <w:t>Other Details</w:t>
      </w:r>
      <w:r>
        <w:rPr>
          <w:color w:val="000000"/>
          <w:szCs w:val="24"/>
        </w:rPr>
        <w:t xml:space="preserve"> sections.</w:t>
      </w:r>
    </w:p>
    <w:p w:rsidR="005843A0" w:rsidRDefault="005843A0" w:rsidP="001044C9">
      <w:pPr>
        <w:pStyle w:val="ListParagraph"/>
        <w:numPr>
          <w:ilvl w:val="0"/>
          <w:numId w:val="5"/>
        </w:numPr>
        <w:spacing w:after="0"/>
        <w:rPr>
          <w:color w:val="000000"/>
          <w:szCs w:val="24"/>
        </w:rPr>
      </w:pPr>
      <w:r>
        <w:rPr>
          <w:color w:val="000000"/>
          <w:szCs w:val="24"/>
        </w:rPr>
        <w:lastRenderedPageBreak/>
        <w:t>Under the </w:t>
      </w:r>
      <w:r>
        <w:rPr>
          <w:b/>
          <w:color w:val="000000"/>
          <w:szCs w:val="24"/>
        </w:rPr>
        <w:t xml:space="preserve">Group Details </w:t>
      </w:r>
      <w:r>
        <w:rPr>
          <w:color w:val="000000"/>
          <w:szCs w:val="24"/>
        </w:rPr>
        <w:t>section</w:t>
      </w:r>
      <w:r>
        <w:rPr>
          <w:b/>
          <w:color w:val="000000"/>
          <w:szCs w:val="24"/>
        </w:rPr>
        <w:t>,</w:t>
      </w:r>
      <w:r>
        <w:rPr>
          <w:color w:val="000000"/>
          <w:szCs w:val="24"/>
        </w:rPr>
        <w:t> enter the required details in the respective fields:</w:t>
      </w:r>
      <w:r w:rsidR="007B616B">
        <w:rPr>
          <w:noProof/>
        </w:rPr>
        <w:drawing>
          <wp:inline distT="0" distB="0" distL="0" distR="0" wp14:anchorId="012DAE24" wp14:editId="507E432A">
            <wp:extent cx="5495925" cy="2466975"/>
            <wp:effectExtent l="19050" t="19050" r="28575" b="28575"/>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2466975"/>
                    </a:xfrm>
                    <a:prstGeom prst="rect">
                      <a:avLst/>
                    </a:prstGeom>
                    <a:noFill/>
                    <a:ln w="6350">
                      <a:solidFill>
                        <a:schemeClr val="tx1"/>
                      </a:solidFill>
                    </a:ln>
                  </pic:spPr>
                </pic:pic>
              </a:graphicData>
            </a:graphic>
          </wp:inline>
        </w:drawing>
      </w:r>
    </w:p>
    <w:p w:rsidR="005843A0" w:rsidRDefault="005843A0" w:rsidP="001044C9">
      <w:pPr>
        <w:pStyle w:val="ListParagraph"/>
        <w:numPr>
          <w:ilvl w:val="1"/>
          <w:numId w:val="6"/>
        </w:numPr>
        <w:spacing w:after="0"/>
        <w:jc w:val="both"/>
        <w:rPr>
          <w:color w:val="000000"/>
          <w:szCs w:val="24"/>
        </w:rPr>
      </w:pPr>
      <w:r>
        <w:t xml:space="preserve">Select </w:t>
      </w:r>
      <w:r>
        <w:rPr>
          <w:b/>
          <w:color w:val="000000"/>
          <w:szCs w:val="24"/>
        </w:rPr>
        <w:t>Hierarchy</w:t>
      </w:r>
      <w:r>
        <w:rPr>
          <w:color w:val="000000"/>
          <w:szCs w:val="24"/>
        </w:rPr>
        <w:t xml:space="preserve"> </w:t>
      </w:r>
      <w:r>
        <w:t xml:space="preserve">as </w:t>
      </w:r>
      <w:r>
        <w:rPr>
          <w:b/>
        </w:rPr>
        <w:t>Default.</w:t>
      </w:r>
    </w:p>
    <w:p w:rsidR="005843A0" w:rsidRDefault="005843A0" w:rsidP="001044C9">
      <w:pPr>
        <w:pStyle w:val="ListParagraph"/>
        <w:numPr>
          <w:ilvl w:val="1"/>
          <w:numId w:val="6"/>
        </w:numPr>
        <w:spacing w:after="0"/>
        <w:jc w:val="both"/>
        <w:rPr>
          <w:color w:val="000000"/>
          <w:szCs w:val="24"/>
        </w:rPr>
      </w:pPr>
      <w:r>
        <w:rPr>
          <w:color w:val="000000"/>
          <w:szCs w:val="24"/>
        </w:rPr>
        <w:t xml:space="preserve">Enter the </w:t>
      </w:r>
      <w:r>
        <w:rPr>
          <w:b/>
          <w:color w:val="000000"/>
          <w:szCs w:val="24"/>
        </w:rPr>
        <w:t>Group Name</w:t>
      </w:r>
      <w:r>
        <w:rPr>
          <w:color w:val="000000"/>
          <w:szCs w:val="24"/>
        </w:rPr>
        <w:t xml:space="preserve"> for the new group</w:t>
      </w:r>
      <w:r>
        <w:t xml:space="preserve"> </w:t>
      </w:r>
    </w:p>
    <w:p w:rsidR="005843A0" w:rsidRDefault="005843A0" w:rsidP="001044C9">
      <w:pPr>
        <w:pStyle w:val="ListParagraph"/>
        <w:numPr>
          <w:ilvl w:val="1"/>
          <w:numId w:val="6"/>
        </w:numPr>
        <w:spacing w:after="0"/>
        <w:jc w:val="both"/>
        <w:rPr>
          <w:color w:val="000000"/>
          <w:szCs w:val="24"/>
        </w:rPr>
      </w:pPr>
      <w:r>
        <w:rPr>
          <w:b/>
        </w:rPr>
        <w:t>Application ID:</w:t>
      </w:r>
      <w:r>
        <w:t xml:space="preserve"> This is an optional field. Enter </w:t>
      </w:r>
      <w:r>
        <w:rPr>
          <w:color w:val="000000"/>
          <w:szCs w:val="24"/>
        </w:rPr>
        <w:t>Application ID</w:t>
      </w:r>
      <w:r>
        <w:rPr>
          <w:b/>
          <w:color w:val="000000"/>
          <w:szCs w:val="24"/>
        </w:rPr>
        <w:t xml:space="preserve"> </w:t>
      </w:r>
      <w:r>
        <w:rPr>
          <w:color w:val="000000"/>
          <w:szCs w:val="24"/>
        </w:rPr>
        <w:t>that is ass</w:t>
      </w:r>
      <w:r>
        <w:t>ociated with the business units.</w:t>
      </w:r>
    </w:p>
    <w:p w:rsidR="005843A0" w:rsidRDefault="005843A0" w:rsidP="001044C9">
      <w:pPr>
        <w:pStyle w:val="ListParagraph"/>
        <w:numPr>
          <w:ilvl w:val="0"/>
          <w:numId w:val="5"/>
        </w:numPr>
        <w:spacing w:after="0"/>
        <w:rPr>
          <w:color w:val="000000"/>
          <w:szCs w:val="24"/>
        </w:rPr>
      </w:pPr>
      <w:r>
        <w:rPr>
          <w:b/>
        </w:rPr>
        <w:t xml:space="preserve">Description: </w:t>
      </w:r>
      <w:r>
        <w:t xml:space="preserve">This is an optional field, </w:t>
      </w:r>
      <w:r>
        <w:rPr>
          <w:color w:val="000000"/>
          <w:szCs w:val="24"/>
        </w:rPr>
        <w:t xml:space="preserve">Enter a </w:t>
      </w:r>
      <w:r>
        <w:t>d</w:t>
      </w:r>
      <w:r>
        <w:rPr>
          <w:color w:val="000000"/>
          <w:szCs w:val="24"/>
        </w:rPr>
        <w:t>escription</w:t>
      </w:r>
      <w:r>
        <w:rPr>
          <w:b/>
          <w:color w:val="000000"/>
          <w:szCs w:val="24"/>
        </w:rPr>
        <w:t xml:space="preserve"> </w:t>
      </w:r>
      <w:r>
        <w:rPr>
          <w:color w:val="000000"/>
          <w:szCs w:val="24"/>
        </w:rPr>
        <w:t>of the certificate group</w:t>
      </w:r>
      <w:r>
        <w:t xml:space="preserve">. Any fields in the </w:t>
      </w:r>
      <w:r>
        <w:rPr>
          <w:b/>
        </w:rPr>
        <w:t>Other</w:t>
      </w:r>
      <w:r>
        <w:rPr>
          <w:b/>
          <w:color w:val="000000"/>
          <w:szCs w:val="24"/>
        </w:rPr>
        <w:t xml:space="preserve"> details</w:t>
      </w:r>
      <w:r>
        <w:rPr>
          <w:color w:val="000000"/>
          <w:szCs w:val="24"/>
        </w:rPr>
        <w:t xml:space="preserve"> section can be used to save </w:t>
      </w:r>
      <w:r>
        <w:t>information required for</w:t>
      </w:r>
      <w:r>
        <w:rPr>
          <w:color w:val="000000"/>
          <w:szCs w:val="24"/>
        </w:rPr>
        <w:t xml:space="preserve"> the </w:t>
      </w:r>
      <w:r>
        <w:rPr>
          <w:color w:val="000000"/>
          <w:szCs w:val="24"/>
        </w:rPr>
        <w:lastRenderedPageBreak/>
        <w:t>business unit</w:t>
      </w:r>
      <w:r>
        <w:t>.</w:t>
      </w:r>
      <w:r w:rsidR="007B616B">
        <w:rPr>
          <w:noProof/>
        </w:rPr>
        <w:drawing>
          <wp:inline distT="0" distB="0" distL="0" distR="0" wp14:anchorId="16E382EB" wp14:editId="31223C73">
            <wp:extent cx="5505450" cy="4324350"/>
            <wp:effectExtent l="19050" t="19050" r="19050" b="19050"/>
            <wp:docPr id="1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324350"/>
                    </a:xfrm>
                    <a:prstGeom prst="rect">
                      <a:avLst/>
                    </a:prstGeom>
                    <a:noFill/>
                    <a:ln w="6350">
                      <a:solidFill>
                        <a:schemeClr val="tx1"/>
                      </a:solidFill>
                    </a:ln>
                  </pic:spPr>
                </pic:pic>
              </a:graphicData>
            </a:graphic>
          </wp:inline>
        </w:drawing>
      </w:r>
    </w:p>
    <w:p w:rsidR="005843A0" w:rsidRDefault="005843A0" w:rsidP="001044C9">
      <w:pPr>
        <w:numPr>
          <w:ilvl w:val="0"/>
          <w:numId w:val="7"/>
        </w:numPr>
        <w:spacing w:after="0"/>
        <w:jc w:val="both"/>
        <w:rPr>
          <w:color w:val="000000"/>
          <w:szCs w:val="24"/>
        </w:rPr>
      </w:pPr>
      <w:r>
        <w:t xml:space="preserve">Certificate(s) associated to this group can be pushed automatically to the end machines only when the </w:t>
      </w:r>
      <w:r>
        <w:rPr>
          <w:b/>
        </w:rPr>
        <w:t xml:space="preserve">Push Certificate Automatically </w:t>
      </w:r>
      <w:r>
        <w:t>option is enabled.</w:t>
      </w:r>
    </w:p>
    <w:p w:rsidR="005843A0" w:rsidRDefault="005843A0" w:rsidP="001044C9">
      <w:pPr>
        <w:numPr>
          <w:ilvl w:val="0"/>
          <w:numId w:val="7"/>
        </w:numPr>
        <w:spacing w:after="0"/>
        <w:jc w:val="both"/>
      </w:pPr>
      <w:r>
        <w:t xml:space="preserve">Certificate(s) associated to this group can be renewed automatically to the end machines only when the </w:t>
      </w:r>
      <w:r>
        <w:rPr>
          <w:b/>
        </w:rPr>
        <w:t xml:space="preserve">Renew Automatically </w:t>
      </w:r>
      <w:r>
        <w:t>option</w:t>
      </w:r>
      <w:r>
        <w:rPr>
          <w:b/>
        </w:rPr>
        <w:t xml:space="preserve"> </w:t>
      </w:r>
      <w:r>
        <w:t>is enabled.</w:t>
      </w:r>
    </w:p>
    <w:p w:rsidR="005843A0" w:rsidRDefault="005843A0" w:rsidP="001044C9">
      <w:pPr>
        <w:numPr>
          <w:ilvl w:val="0"/>
          <w:numId w:val="7"/>
        </w:numPr>
        <w:spacing w:after="0"/>
        <w:jc w:val="both"/>
      </w:pPr>
      <w:r>
        <w:t xml:space="preserve">When the </w:t>
      </w:r>
      <w:r>
        <w:rPr>
          <w:b/>
        </w:rPr>
        <w:t xml:space="preserve">Renew Automatically </w:t>
      </w:r>
      <w:r>
        <w:t>option</w:t>
      </w:r>
      <w:r>
        <w:rPr>
          <w:b/>
        </w:rPr>
        <w:t xml:space="preserve"> </w:t>
      </w:r>
      <w:r>
        <w:t xml:space="preserve">is enabled, </w:t>
      </w:r>
      <w:proofErr w:type="spellStart"/>
      <w:r>
        <w:t>AppviewX</w:t>
      </w:r>
      <w:proofErr w:type="spellEnd"/>
      <w:r>
        <w:t xml:space="preserve"> can auto-renew the certificate based on the specified days before expiry.</w:t>
      </w:r>
    </w:p>
    <w:p w:rsidR="005843A0" w:rsidRDefault="007B616B" w:rsidP="001044C9">
      <w:pPr>
        <w:pStyle w:val="ListParagraph"/>
        <w:numPr>
          <w:ilvl w:val="0"/>
          <w:numId w:val="7"/>
        </w:numPr>
        <w:spacing w:after="0"/>
        <w:jc w:val="both"/>
        <w:rPr>
          <w:color w:val="000000"/>
          <w:szCs w:val="24"/>
        </w:rPr>
      </w:pPr>
      <w:r>
        <w:rPr>
          <w:noProof/>
        </w:rPr>
        <w:drawing>
          <wp:inline distT="0" distB="0" distL="0" distR="0" wp14:anchorId="0975E1C5" wp14:editId="0A62FBD1">
            <wp:extent cx="4333875" cy="1028700"/>
            <wp:effectExtent l="0" t="0" r="0" b="0"/>
            <wp:docPr id="1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1028700"/>
                    </a:xfrm>
                    <a:prstGeom prst="rect">
                      <a:avLst/>
                    </a:prstGeom>
                    <a:noFill/>
                    <a:ln>
                      <a:noFill/>
                    </a:ln>
                  </pic:spPr>
                </pic:pic>
              </a:graphicData>
            </a:graphic>
          </wp:inline>
        </w:drawing>
      </w:r>
    </w:p>
    <w:p w:rsidR="005843A0" w:rsidRDefault="005843A0" w:rsidP="001044C9">
      <w:pPr>
        <w:numPr>
          <w:ilvl w:val="0"/>
          <w:numId w:val="7"/>
        </w:numPr>
        <w:spacing w:after="0"/>
        <w:jc w:val="both"/>
      </w:pPr>
      <w:r>
        <w:t xml:space="preserve">Disable </w:t>
      </w:r>
      <w:r>
        <w:rPr>
          <w:b/>
        </w:rPr>
        <w:t xml:space="preserve">Approval Required, </w:t>
      </w:r>
      <w:r>
        <w:t xml:space="preserve">to proceed auto-renewal without approvals or enable </w:t>
      </w:r>
      <w:r>
        <w:rPr>
          <w:b/>
        </w:rPr>
        <w:t xml:space="preserve">Approval Required, </w:t>
      </w:r>
      <w:r>
        <w:t xml:space="preserve">if approval required for auto-renewal as well. </w:t>
      </w:r>
    </w:p>
    <w:p w:rsidR="005843A0" w:rsidRDefault="005843A0" w:rsidP="005843A0">
      <w:pPr>
        <w:spacing w:after="0"/>
        <w:ind w:hanging="2"/>
        <w:jc w:val="both"/>
        <w:rPr>
          <w:color w:val="000000"/>
          <w:szCs w:val="24"/>
        </w:rPr>
      </w:pPr>
    </w:p>
    <w:p w:rsidR="005843A0" w:rsidRDefault="005843A0" w:rsidP="001044C9">
      <w:pPr>
        <w:pStyle w:val="ListParagraph"/>
        <w:numPr>
          <w:ilvl w:val="0"/>
          <w:numId w:val="5"/>
        </w:numPr>
        <w:spacing w:after="0"/>
        <w:rPr>
          <w:color w:val="000000"/>
          <w:szCs w:val="24"/>
        </w:rPr>
      </w:pPr>
      <w:bookmarkStart w:id="27" w:name="_heading=h.tyjcwt"/>
      <w:bookmarkEnd w:id="27"/>
      <w:r>
        <w:rPr>
          <w:color w:val="000000"/>
          <w:szCs w:val="24"/>
        </w:rPr>
        <w:t xml:space="preserve">Click </w:t>
      </w:r>
      <w:r>
        <w:rPr>
          <w:b/>
          <w:color w:val="000000"/>
          <w:szCs w:val="24"/>
        </w:rPr>
        <w:t xml:space="preserve">Create </w:t>
      </w:r>
      <w:r>
        <w:rPr>
          <w:color w:val="000000"/>
          <w:szCs w:val="24"/>
        </w:rPr>
        <w:t>to add the certificate group to the system.</w:t>
      </w:r>
    </w:p>
    <w:p w:rsidR="005843A0" w:rsidRDefault="005843A0" w:rsidP="005843A0">
      <w:pPr>
        <w:pStyle w:val="Heading1"/>
      </w:pPr>
      <w:bookmarkStart w:id="28" w:name="_Toc56109835"/>
      <w:bookmarkStart w:id="29" w:name="_Toc56110264"/>
      <w:r>
        <w:lastRenderedPageBreak/>
        <w:t>Create a Certificate Policy</w:t>
      </w:r>
      <w:bookmarkEnd w:id="28"/>
      <w:bookmarkEnd w:id="29"/>
    </w:p>
    <w:p w:rsidR="005843A0" w:rsidRDefault="005843A0" w:rsidP="005843A0">
      <w:pPr>
        <w:ind w:hanging="2"/>
        <w:jc w:val="both"/>
      </w:pPr>
      <w:r>
        <w:t xml:space="preserve">Defined set of certificate parameters can be created as policies. This helps in enforcing the security compliance over certificate creation across the organization. Also these policies will be used to generate compliance reports against existing certificates.  </w:t>
      </w:r>
    </w:p>
    <w:p w:rsidR="0028618C" w:rsidRDefault="0028618C" w:rsidP="0028618C">
      <w:pPr>
        <w:ind w:hanging="2"/>
        <w:jc w:val="both"/>
      </w:pPr>
      <w:r>
        <w:t xml:space="preserve">As and when the Certificate Authority in Configured in the step 1 of onboarding, </w:t>
      </w:r>
      <w:proofErr w:type="spellStart"/>
      <w:r>
        <w:t>AppViewX</w:t>
      </w:r>
      <w:proofErr w:type="spellEnd"/>
      <w:r>
        <w:t xml:space="preserve"> automatically creates a Certificate policy as </w:t>
      </w:r>
      <w:proofErr w:type="spellStart"/>
      <w:r w:rsidRPr="0028618C">
        <w:t>CA_Acc</w:t>
      </w:r>
      <w:proofErr w:type="spellEnd"/>
      <w:r w:rsidRPr="0028618C">
        <w:t xml:space="preserve"> </w:t>
      </w:r>
      <w:proofErr w:type="spellStart"/>
      <w:r w:rsidRPr="0028618C">
        <w:t>Name_Project</w:t>
      </w:r>
      <w:proofErr w:type="spellEnd"/>
      <w:r w:rsidRPr="0028618C">
        <w:t xml:space="preserve"> ID</w:t>
      </w:r>
      <w:r>
        <w:t xml:space="preserve">. This policy will be mapped to the Certificate group which is created to hold the </w:t>
      </w:r>
      <w:proofErr w:type="spellStart"/>
      <w:r>
        <w:t>certifricates</w:t>
      </w:r>
      <w:proofErr w:type="spellEnd"/>
      <w:r>
        <w:t xml:space="preserve"> from the respective project. Each CA settings with a project ID configured in the </w:t>
      </w:r>
      <w:proofErr w:type="spellStart"/>
      <w:r>
        <w:t>AppViewX</w:t>
      </w:r>
      <w:proofErr w:type="spellEnd"/>
      <w:r>
        <w:t xml:space="preserve"> will create a respective group and policy to it.</w:t>
      </w:r>
    </w:p>
    <w:p w:rsidR="0028618C" w:rsidRDefault="0028618C" w:rsidP="005843A0">
      <w:pPr>
        <w:ind w:hanging="2"/>
        <w:jc w:val="both"/>
      </w:pPr>
    </w:p>
    <w:p w:rsidR="0028618C" w:rsidRDefault="00811EA5" w:rsidP="0028618C">
      <w:pPr>
        <w:ind w:hanging="2"/>
        <w:jc w:val="both"/>
      </w:pPr>
      <w:r>
        <w:t>To create new polici</w:t>
      </w:r>
      <w:r w:rsidR="0028618C">
        <w:t>es for better organization of Certificates, follow the below steps,</w:t>
      </w:r>
    </w:p>
    <w:p w:rsidR="005843A0" w:rsidRDefault="005843A0" w:rsidP="001044C9">
      <w:pPr>
        <w:pStyle w:val="ListParagraph"/>
        <w:numPr>
          <w:ilvl w:val="0"/>
          <w:numId w:val="8"/>
        </w:numPr>
        <w:spacing w:after="0"/>
        <w:rPr>
          <w:color w:val="000000"/>
          <w:szCs w:val="24"/>
        </w:rPr>
      </w:pPr>
      <w:r>
        <w:rPr>
          <w:color w:val="000000"/>
          <w:szCs w:val="24"/>
        </w:rPr>
        <w:t>Click the menu button.</w:t>
      </w:r>
    </w:p>
    <w:p w:rsidR="005843A0" w:rsidRDefault="005843A0" w:rsidP="001044C9">
      <w:pPr>
        <w:pStyle w:val="ListParagraph"/>
        <w:numPr>
          <w:ilvl w:val="0"/>
          <w:numId w:val="8"/>
        </w:numPr>
        <w:spacing w:after="0"/>
        <w:rPr>
          <w:color w:val="000000"/>
          <w:szCs w:val="24"/>
        </w:rPr>
      </w:pPr>
      <w:r>
        <w:rPr>
          <w:color w:val="000000"/>
          <w:szCs w:val="24"/>
        </w:rPr>
        <w:t xml:space="preserve">Navigate to </w:t>
      </w:r>
      <w:r>
        <w:rPr>
          <w:b/>
          <w:color w:val="000000"/>
          <w:szCs w:val="24"/>
        </w:rPr>
        <w:t>CERT+</w:t>
      </w:r>
      <w:r>
        <w:rPr>
          <w:color w:val="000000"/>
          <w:szCs w:val="24"/>
        </w:rPr>
        <w:t xml:space="preserve"> &gt; </w:t>
      </w:r>
      <w:r>
        <w:rPr>
          <w:b/>
          <w:color w:val="000000"/>
          <w:szCs w:val="24"/>
        </w:rPr>
        <w:t>Administration</w:t>
      </w:r>
      <w:r>
        <w:rPr>
          <w:color w:val="000000"/>
          <w:szCs w:val="24"/>
        </w:rPr>
        <w:t xml:space="preserve"> &gt; </w:t>
      </w:r>
      <w:r>
        <w:rPr>
          <w:b/>
          <w:color w:val="000000"/>
          <w:szCs w:val="24"/>
        </w:rPr>
        <w:t>Groups &amp; Policies</w:t>
      </w:r>
      <w:r>
        <w:rPr>
          <w:color w:val="000000"/>
          <w:szCs w:val="24"/>
        </w:rPr>
        <w:t xml:space="preserve"> &gt; </w:t>
      </w:r>
      <w:r>
        <w:rPr>
          <w:b/>
          <w:color w:val="000000"/>
          <w:szCs w:val="24"/>
        </w:rPr>
        <w:t>CA Policy</w:t>
      </w:r>
      <w:r>
        <w:rPr>
          <w:color w:val="000000"/>
          <w:szCs w:val="24"/>
        </w:rPr>
        <w:t>.</w:t>
      </w:r>
      <w:r w:rsidR="007B616B">
        <w:rPr>
          <w:noProof/>
        </w:rPr>
        <w:drawing>
          <wp:inline distT="0" distB="0" distL="0" distR="0" wp14:anchorId="12632BB7" wp14:editId="0190B419">
            <wp:extent cx="5314950" cy="1962150"/>
            <wp:effectExtent l="0" t="0" r="0" b="0"/>
            <wp:docPr id="1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14950" cy="1962150"/>
                    </a:xfrm>
                    <a:prstGeom prst="rect">
                      <a:avLst/>
                    </a:prstGeom>
                    <a:noFill/>
                    <a:ln>
                      <a:noFill/>
                    </a:ln>
                  </pic:spPr>
                </pic:pic>
              </a:graphicData>
            </a:graphic>
          </wp:inline>
        </w:drawing>
      </w:r>
    </w:p>
    <w:p w:rsidR="005843A0" w:rsidRDefault="005843A0" w:rsidP="001044C9">
      <w:pPr>
        <w:numPr>
          <w:ilvl w:val="0"/>
          <w:numId w:val="8"/>
        </w:numPr>
        <w:spacing w:after="0"/>
        <w:rPr>
          <w:color w:val="000000"/>
          <w:szCs w:val="24"/>
        </w:rPr>
      </w:pPr>
      <w:r>
        <w:rPr>
          <w:color w:val="000000"/>
          <w:szCs w:val="24"/>
        </w:rPr>
        <w:t xml:space="preserve">On the CA Policy </w:t>
      </w:r>
      <w:r>
        <w:t>inventory</w:t>
      </w:r>
      <w:r>
        <w:rPr>
          <w:color w:val="000000"/>
          <w:szCs w:val="24"/>
        </w:rPr>
        <w:t xml:space="preserve">, click </w:t>
      </w:r>
      <w:r>
        <w:t xml:space="preserve">on </w:t>
      </w:r>
      <w:r>
        <w:rPr>
          <w:b/>
        </w:rPr>
        <w:t>+</w:t>
      </w:r>
      <w:r>
        <w:t xml:space="preserve"> </w:t>
      </w:r>
      <w:r>
        <w:rPr>
          <w:b/>
        </w:rPr>
        <w:t>Create</w:t>
      </w:r>
      <w:r>
        <w:t xml:space="preserve"> to configure certificate policy.</w:t>
      </w:r>
    </w:p>
    <w:p w:rsidR="005843A0" w:rsidRDefault="005843A0" w:rsidP="001044C9">
      <w:pPr>
        <w:numPr>
          <w:ilvl w:val="0"/>
          <w:numId w:val="8"/>
        </w:numPr>
        <w:spacing w:after="0"/>
        <w:rPr>
          <w:color w:val="000000"/>
          <w:szCs w:val="24"/>
        </w:rPr>
      </w:pPr>
      <w:r>
        <w:rPr>
          <w:color w:val="000000"/>
          <w:szCs w:val="24"/>
        </w:rPr>
        <w:t xml:space="preserve">On the </w:t>
      </w:r>
      <w:r>
        <w:rPr>
          <w:b/>
        </w:rPr>
        <w:t xml:space="preserve">policy creation </w:t>
      </w:r>
      <w:r>
        <w:rPr>
          <w:color w:val="000000"/>
          <w:szCs w:val="24"/>
        </w:rPr>
        <w:t xml:space="preserve">page, enter the details in the </w:t>
      </w:r>
      <w:r>
        <w:rPr>
          <w:b/>
          <w:color w:val="000000"/>
          <w:szCs w:val="24"/>
        </w:rPr>
        <w:t>Policy Details</w:t>
      </w:r>
      <w:r>
        <w:rPr>
          <w:color w:val="000000"/>
          <w:szCs w:val="24"/>
        </w:rPr>
        <w:t xml:space="preserve">, </w:t>
      </w:r>
      <w:r>
        <w:rPr>
          <w:b/>
          <w:color w:val="000000"/>
          <w:szCs w:val="24"/>
        </w:rPr>
        <w:t xml:space="preserve">CA Details, </w:t>
      </w:r>
      <w:r>
        <w:rPr>
          <w:color w:val="000000"/>
          <w:szCs w:val="24"/>
        </w:rPr>
        <w:t>and</w:t>
      </w:r>
      <w:r>
        <w:rPr>
          <w:b/>
          <w:color w:val="000000"/>
          <w:szCs w:val="24"/>
        </w:rPr>
        <w:t xml:space="preserve"> Group Selection</w:t>
      </w:r>
      <w:r>
        <w:rPr>
          <w:color w:val="000000"/>
          <w:szCs w:val="24"/>
        </w:rPr>
        <w:t xml:space="preserve"> sections.</w:t>
      </w:r>
    </w:p>
    <w:p w:rsidR="005843A0" w:rsidRDefault="005843A0" w:rsidP="001044C9">
      <w:pPr>
        <w:numPr>
          <w:ilvl w:val="0"/>
          <w:numId w:val="8"/>
        </w:numPr>
        <w:spacing w:after="0"/>
        <w:rPr>
          <w:color w:val="000000"/>
          <w:szCs w:val="24"/>
        </w:rPr>
      </w:pPr>
      <w:r>
        <w:rPr>
          <w:color w:val="000000"/>
          <w:szCs w:val="24"/>
        </w:rPr>
        <w:t>Under the </w:t>
      </w:r>
      <w:r>
        <w:rPr>
          <w:b/>
          <w:color w:val="000000"/>
          <w:szCs w:val="24"/>
        </w:rPr>
        <w:t xml:space="preserve">Policy Details </w:t>
      </w:r>
      <w:r>
        <w:rPr>
          <w:color w:val="000000"/>
          <w:szCs w:val="24"/>
        </w:rPr>
        <w:t>section</w:t>
      </w:r>
      <w:r>
        <w:rPr>
          <w:b/>
          <w:color w:val="000000"/>
          <w:szCs w:val="24"/>
        </w:rPr>
        <w:t>,</w:t>
      </w:r>
      <w:r>
        <w:rPr>
          <w:color w:val="000000"/>
          <w:szCs w:val="24"/>
        </w:rPr>
        <w:t> enter the required details in the respective fields:</w:t>
      </w:r>
    </w:p>
    <w:p w:rsidR="005843A0" w:rsidRDefault="005843A0" w:rsidP="001044C9">
      <w:pPr>
        <w:numPr>
          <w:ilvl w:val="1"/>
          <w:numId w:val="9"/>
        </w:numPr>
        <w:spacing w:after="0"/>
        <w:rPr>
          <w:color w:val="000000"/>
          <w:szCs w:val="24"/>
        </w:rPr>
      </w:pPr>
      <w:r>
        <w:rPr>
          <w:color w:val="000000"/>
          <w:szCs w:val="24"/>
        </w:rPr>
        <w:t xml:space="preserve">Enter the </w:t>
      </w:r>
      <w:r>
        <w:rPr>
          <w:b/>
          <w:color w:val="000000"/>
          <w:szCs w:val="24"/>
        </w:rPr>
        <w:t>Policy Name</w:t>
      </w:r>
      <w:r>
        <w:rPr>
          <w:color w:val="000000"/>
          <w:szCs w:val="24"/>
        </w:rPr>
        <w:t>.</w:t>
      </w:r>
    </w:p>
    <w:p w:rsidR="005843A0" w:rsidRDefault="005843A0" w:rsidP="001044C9">
      <w:pPr>
        <w:numPr>
          <w:ilvl w:val="1"/>
          <w:numId w:val="9"/>
        </w:numPr>
        <w:spacing w:after="0"/>
        <w:rPr>
          <w:color w:val="000000"/>
          <w:szCs w:val="24"/>
        </w:rPr>
      </w:pPr>
      <w:r>
        <w:rPr>
          <w:color w:val="000000"/>
          <w:szCs w:val="24"/>
        </w:rPr>
        <w:t xml:space="preserve">In the </w:t>
      </w:r>
      <w:r>
        <w:rPr>
          <w:b/>
          <w:color w:val="000000"/>
          <w:szCs w:val="24"/>
        </w:rPr>
        <w:t>Description</w:t>
      </w:r>
      <w:r>
        <w:rPr>
          <w:color w:val="000000"/>
          <w:szCs w:val="24"/>
        </w:rPr>
        <w:t xml:space="preserve"> field, enter the policy information.</w:t>
      </w:r>
    </w:p>
    <w:p w:rsidR="005843A0" w:rsidRDefault="005843A0" w:rsidP="001044C9">
      <w:pPr>
        <w:numPr>
          <w:ilvl w:val="1"/>
          <w:numId w:val="9"/>
        </w:numPr>
        <w:spacing w:after="0"/>
        <w:rPr>
          <w:color w:val="000000"/>
          <w:szCs w:val="24"/>
        </w:rPr>
      </w:pPr>
      <w:r>
        <w:rPr>
          <w:color w:val="000000"/>
          <w:szCs w:val="24"/>
        </w:rPr>
        <w:t xml:space="preserve">Choose the </w:t>
      </w:r>
      <w:r>
        <w:rPr>
          <w:b/>
          <w:color w:val="000000"/>
          <w:szCs w:val="24"/>
        </w:rPr>
        <w:t>Policy Type</w:t>
      </w:r>
      <w:r>
        <w:rPr>
          <w:color w:val="000000"/>
          <w:szCs w:val="24"/>
        </w:rPr>
        <w:t xml:space="preserve"> as </w:t>
      </w:r>
      <w:r>
        <w:rPr>
          <w:b/>
          <w:color w:val="000000"/>
          <w:szCs w:val="24"/>
        </w:rPr>
        <w:t>Strict</w:t>
      </w:r>
      <w:r>
        <w:rPr>
          <w:color w:val="000000"/>
          <w:szCs w:val="24"/>
        </w:rPr>
        <w:t xml:space="preserve"> or </w:t>
      </w:r>
      <w:r>
        <w:rPr>
          <w:b/>
          <w:color w:val="000000"/>
          <w:szCs w:val="24"/>
        </w:rPr>
        <w:t>Suggestive</w:t>
      </w:r>
      <w:r>
        <w:rPr>
          <w:color w:val="000000"/>
          <w:szCs w:val="24"/>
        </w:rPr>
        <w:t>:</w:t>
      </w:r>
    </w:p>
    <w:p w:rsidR="005843A0" w:rsidRDefault="005843A0" w:rsidP="001044C9">
      <w:pPr>
        <w:numPr>
          <w:ilvl w:val="2"/>
          <w:numId w:val="10"/>
        </w:numPr>
        <w:spacing w:after="0"/>
        <w:rPr>
          <w:color w:val="000000"/>
          <w:szCs w:val="24"/>
        </w:rPr>
      </w:pPr>
      <w:r>
        <w:rPr>
          <w:b/>
          <w:color w:val="000000"/>
          <w:szCs w:val="24"/>
        </w:rPr>
        <w:t>Strict</w:t>
      </w:r>
      <w:r>
        <w:rPr>
          <w:color w:val="000000"/>
          <w:szCs w:val="24"/>
        </w:rPr>
        <w:t xml:space="preserve"> - </w:t>
      </w:r>
      <w:r>
        <w:t xml:space="preserve">Enforce the standards defined in the policy where a user </w:t>
      </w:r>
      <w:proofErr w:type="spellStart"/>
      <w:r>
        <w:t>can not</w:t>
      </w:r>
      <w:proofErr w:type="spellEnd"/>
      <w:r>
        <w:t xml:space="preserve"> modify any parameters while certificate enrollment in </w:t>
      </w:r>
      <w:proofErr w:type="spellStart"/>
      <w:r>
        <w:t>AppviewX</w:t>
      </w:r>
      <w:proofErr w:type="spellEnd"/>
    </w:p>
    <w:p w:rsidR="005843A0" w:rsidRDefault="005843A0" w:rsidP="001044C9">
      <w:pPr>
        <w:numPr>
          <w:ilvl w:val="2"/>
          <w:numId w:val="10"/>
        </w:numPr>
        <w:spacing w:after="0"/>
        <w:rPr>
          <w:color w:val="000000"/>
          <w:szCs w:val="24"/>
        </w:rPr>
      </w:pPr>
      <w:r>
        <w:rPr>
          <w:b/>
          <w:color w:val="000000"/>
          <w:szCs w:val="24"/>
        </w:rPr>
        <w:t>Suggestive</w:t>
      </w:r>
      <w:r>
        <w:rPr>
          <w:color w:val="000000"/>
          <w:szCs w:val="24"/>
        </w:rPr>
        <w:t xml:space="preserve"> - </w:t>
      </w:r>
      <w:r>
        <w:t xml:space="preserve">Suggests users with policy parameters. A user can modify suggested values if required while certificate enrollment in </w:t>
      </w:r>
      <w:proofErr w:type="spellStart"/>
      <w:r>
        <w:t>AppviewX</w:t>
      </w:r>
      <w:proofErr w:type="spellEnd"/>
    </w:p>
    <w:p w:rsidR="005843A0" w:rsidRDefault="005843A0" w:rsidP="001044C9">
      <w:pPr>
        <w:numPr>
          <w:ilvl w:val="0"/>
          <w:numId w:val="8"/>
        </w:numPr>
        <w:spacing w:after="0"/>
        <w:rPr>
          <w:color w:val="000000"/>
          <w:szCs w:val="24"/>
        </w:rPr>
      </w:pPr>
      <w:r>
        <w:rPr>
          <w:color w:val="000000"/>
          <w:szCs w:val="24"/>
        </w:rPr>
        <w:t>When Approval Required is enabled, it will enforce the peer approval process for any requests made for new/renew/regenerate/reissue or revocation of certificates. By default, Approval Required is disabled.</w:t>
      </w:r>
    </w:p>
    <w:p w:rsidR="005843A0" w:rsidRDefault="005843A0" w:rsidP="001044C9">
      <w:pPr>
        <w:numPr>
          <w:ilvl w:val="0"/>
          <w:numId w:val="8"/>
        </w:numPr>
        <w:spacing w:after="0"/>
        <w:rPr>
          <w:color w:val="000000"/>
          <w:szCs w:val="24"/>
        </w:rPr>
      </w:pPr>
      <w:r>
        <w:rPr>
          <w:color w:val="000000"/>
          <w:szCs w:val="24"/>
        </w:rPr>
        <w:lastRenderedPageBreak/>
        <w:t xml:space="preserve">To export/ download the private key of a server certificate, enable Private Key Access in the policy page. By default, Private Key </w:t>
      </w:r>
      <w:proofErr w:type="gramStart"/>
      <w:r>
        <w:rPr>
          <w:color w:val="000000"/>
          <w:szCs w:val="24"/>
        </w:rPr>
        <w:t>Access  is</w:t>
      </w:r>
      <w:proofErr w:type="gramEnd"/>
      <w:r>
        <w:rPr>
          <w:color w:val="000000"/>
          <w:szCs w:val="24"/>
        </w:rPr>
        <w:t xml:space="preserve"> disabled to secure private key export/download by the users.</w:t>
      </w:r>
    </w:p>
    <w:p w:rsidR="005843A0" w:rsidRDefault="005843A0" w:rsidP="001044C9">
      <w:pPr>
        <w:numPr>
          <w:ilvl w:val="0"/>
          <w:numId w:val="8"/>
        </w:numPr>
        <w:spacing w:after="0"/>
      </w:pPr>
      <w:r>
        <w:t xml:space="preserve">When </w:t>
      </w:r>
      <w:r>
        <w:rPr>
          <w:b/>
        </w:rPr>
        <w:t xml:space="preserve">Private Key Access </w:t>
      </w:r>
      <w:r>
        <w:t xml:space="preserve">is enabled, it automatically enables </w:t>
      </w:r>
      <w:r>
        <w:rPr>
          <w:b/>
        </w:rPr>
        <w:t xml:space="preserve">private key access for read-only user. </w:t>
      </w:r>
    </w:p>
    <w:p w:rsidR="005843A0" w:rsidRDefault="005843A0" w:rsidP="001044C9">
      <w:pPr>
        <w:numPr>
          <w:ilvl w:val="0"/>
          <w:numId w:val="8"/>
        </w:numPr>
        <w:spacing w:after="0"/>
      </w:pPr>
      <w:r>
        <w:t xml:space="preserve">Private Key of the certificate in read only group can be exported only when private key access for read-only user enabled. By default, </w:t>
      </w:r>
      <w:proofErr w:type="gramStart"/>
      <w:r>
        <w:t>both  Private</w:t>
      </w:r>
      <w:proofErr w:type="gramEnd"/>
      <w:r>
        <w:t xml:space="preserve"> Key Access and  private key access for read-only user are disabled.</w:t>
      </w:r>
    </w:p>
    <w:p w:rsidR="005843A0" w:rsidRDefault="005843A0" w:rsidP="001044C9">
      <w:pPr>
        <w:numPr>
          <w:ilvl w:val="0"/>
          <w:numId w:val="8"/>
        </w:numPr>
        <w:spacing w:after="0"/>
      </w:pPr>
      <w:r>
        <w:t xml:space="preserve">By enabling Enable certificate push-bind access for read-only user option, users in the read only user group can perform certificate push, bind and rollback operations from the holistic view of the certificate associated with this policy. By default, </w:t>
      </w:r>
      <w:proofErr w:type="gramStart"/>
      <w:r>
        <w:t>Enable</w:t>
      </w:r>
      <w:proofErr w:type="gramEnd"/>
      <w:r>
        <w:t xml:space="preserve"> certificate push-bind access for read-only user is disabled.</w:t>
      </w:r>
    </w:p>
    <w:p w:rsidR="005843A0" w:rsidRDefault="005843A0" w:rsidP="001044C9">
      <w:pPr>
        <w:numPr>
          <w:ilvl w:val="0"/>
          <w:numId w:val="8"/>
        </w:numPr>
        <w:spacing w:after="0"/>
      </w:pPr>
      <w:r>
        <w:t>Enable Include Root and Intermediate Certificates for Compliance Check to perform a compliance check. Enabling this option would validate if Issuer and Root of the certificate are also complaint to the standard defined in Policy</w:t>
      </w:r>
    </w:p>
    <w:p w:rsidR="005843A0" w:rsidRDefault="005843A0" w:rsidP="001044C9">
      <w:pPr>
        <w:numPr>
          <w:ilvl w:val="0"/>
          <w:numId w:val="8"/>
        </w:numPr>
        <w:spacing w:after="0"/>
        <w:rPr>
          <w:color w:val="000000"/>
          <w:szCs w:val="24"/>
        </w:rPr>
      </w:pPr>
      <w:r>
        <w:t>In the</w:t>
      </w:r>
      <w:r>
        <w:rPr>
          <w:color w:val="000000"/>
          <w:szCs w:val="24"/>
        </w:rPr>
        <w:t xml:space="preserve"> </w:t>
      </w:r>
      <w:r>
        <w:rPr>
          <w:b/>
          <w:color w:val="000000"/>
          <w:szCs w:val="24"/>
        </w:rPr>
        <w:t>CA Details</w:t>
      </w:r>
      <w:r>
        <w:rPr>
          <w:color w:val="000000"/>
          <w:szCs w:val="24"/>
        </w:rPr>
        <w:t xml:space="preserve"> section, enter the required details in the respective fields:</w:t>
      </w:r>
    </w:p>
    <w:p w:rsidR="005843A0" w:rsidRDefault="005843A0" w:rsidP="001044C9">
      <w:pPr>
        <w:numPr>
          <w:ilvl w:val="1"/>
          <w:numId w:val="11"/>
        </w:numPr>
        <w:spacing w:after="0"/>
        <w:rPr>
          <w:color w:val="000000"/>
          <w:szCs w:val="24"/>
        </w:rPr>
      </w:pPr>
      <w:r>
        <w:rPr>
          <w:color w:val="000000"/>
          <w:szCs w:val="24"/>
        </w:rPr>
        <w:t xml:space="preserve">On the left pane, a window with a list of </w:t>
      </w:r>
      <w:proofErr w:type="spellStart"/>
      <w:r>
        <w:rPr>
          <w:color w:val="000000"/>
          <w:szCs w:val="24"/>
        </w:rPr>
        <w:t>AppViewX</w:t>
      </w:r>
      <w:proofErr w:type="spellEnd"/>
      <w:r>
        <w:rPr>
          <w:color w:val="000000"/>
          <w:szCs w:val="24"/>
        </w:rPr>
        <w:t xml:space="preserve"> supported Certificate Authorities are listed,</w:t>
      </w:r>
    </w:p>
    <w:p w:rsidR="005843A0" w:rsidRDefault="005843A0" w:rsidP="001044C9">
      <w:pPr>
        <w:numPr>
          <w:ilvl w:val="1"/>
          <w:numId w:val="11"/>
        </w:numPr>
        <w:spacing w:after="0"/>
        <w:rPr>
          <w:color w:val="000000"/>
          <w:szCs w:val="24"/>
        </w:rPr>
      </w:pPr>
      <w:r>
        <w:rPr>
          <w:color w:val="000000"/>
          <w:szCs w:val="24"/>
        </w:rPr>
        <w:t xml:space="preserve">Select the </w:t>
      </w:r>
      <w:r w:rsidR="00F11C17">
        <w:rPr>
          <w:color w:val="000000"/>
          <w:szCs w:val="24"/>
        </w:rPr>
        <w:t>Google CA</w:t>
      </w:r>
      <w:r>
        <w:rPr>
          <w:color w:val="000000"/>
          <w:szCs w:val="24"/>
        </w:rPr>
        <w:t xml:space="preserve"> in the left pane.</w:t>
      </w:r>
    </w:p>
    <w:p w:rsidR="005843A0" w:rsidRDefault="005843A0" w:rsidP="001044C9">
      <w:pPr>
        <w:numPr>
          <w:ilvl w:val="1"/>
          <w:numId w:val="11"/>
        </w:numPr>
        <w:spacing w:after="0"/>
        <w:rPr>
          <w:color w:val="000000"/>
          <w:szCs w:val="24"/>
        </w:rPr>
      </w:pPr>
      <w:r>
        <w:rPr>
          <w:color w:val="000000"/>
          <w:szCs w:val="24"/>
        </w:rPr>
        <w:t xml:space="preserve">CA Accounts - Select the CA account name configured in the Certificate Authority page. </w:t>
      </w:r>
    </w:p>
    <w:p w:rsidR="00BF6416" w:rsidRDefault="00BF6416" w:rsidP="001044C9">
      <w:pPr>
        <w:numPr>
          <w:ilvl w:val="1"/>
          <w:numId w:val="11"/>
        </w:numPr>
        <w:spacing w:after="0"/>
        <w:rPr>
          <w:color w:val="000000"/>
          <w:szCs w:val="24"/>
        </w:rPr>
      </w:pPr>
      <w:r>
        <w:rPr>
          <w:color w:val="000000"/>
          <w:szCs w:val="24"/>
        </w:rPr>
        <w:t xml:space="preserve">Issuer Location – </w:t>
      </w:r>
      <w:proofErr w:type="spellStart"/>
      <w:r>
        <w:rPr>
          <w:color w:val="000000"/>
          <w:szCs w:val="24"/>
        </w:rPr>
        <w:t>Selec</w:t>
      </w:r>
      <w:proofErr w:type="spellEnd"/>
      <w:r>
        <w:rPr>
          <w:color w:val="000000"/>
          <w:szCs w:val="24"/>
        </w:rPr>
        <w:t xml:space="preserve"> the location to filter the Issuing CAs</w:t>
      </w:r>
    </w:p>
    <w:p w:rsidR="00BF6416" w:rsidRDefault="00BF6416" w:rsidP="001044C9">
      <w:pPr>
        <w:numPr>
          <w:ilvl w:val="1"/>
          <w:numId w:val="11"/>
        </w:numPr>
        <w:spacing w:after="0"/>
        <w:rPr>
          <w:color w:val="000000"/>
          <w:szCs w:val="24"/>
        </w:rPr>
      </w:pPr>
      <w:r>
        <w:rPr>
          <w:color w:val="000000"/>
          <w:szCs w:val="24"/>
        </w:rPr>
        <w:t>Issuer Name – Select the issuing CA from the list</w:t>
      </w:r>
    </w:p>
    <w:p w:rsidR="00BF6416" w:rsidRDefault="00BF6416" w:rsidP="001044C9">
      <w:pPr>
        <w:numPr>
          <w:ilvl w:val="1"/>
          <w:numId w:val="11"/>
        </w:numPr>
        <w:spacing w:after="0"/>
        <w:rPr>
          <w:color w:val="000000"/>
          <w:szCs w:val="24"/>
        </w:rPr>
      </w:pPr>
      <w:r>
        <w:rPr>
          <w:color w:val="000000"/>
          <w:szCs w:val="24"/>
        </w:rPr>
        <w:t>Validity – enter the validity in days/month/year</w:t>
      </w:r>
    </w:p>
    <w:p w:rsidR="005843A0" w:rsidRDefault="005843A0" w:rsidP="001044C9">
      <w:pPr>
        <w:numPr>
          <w:ilvl w:val="1"/>
          <w:numId w:val="11"/>
        </w:numPr>
        <w:spacing w:after="0"/>
        <w:rPr>
          <w:color w:val="000000"/>
          <w:szCs w:val="24"/>
        </w:rPr>
      </w:pPr>
      <w:r>
        <w:rPr>
          <w:color w:val="000000"/>
          <w:szCs w:val="24"/>
        </w:rPr>
        <w:t xml:space="preserve">Bit Length - Key Type - Select the certificate bit length and key type as per organization standards and policies. </w:t>
      </w:r>
    </w:p>
    <w:p w:rsidR="005843A0" w:rsidRDefault="005843A0" w:rsidP="001044C9">
      <w:pPr>
        <w:numPr>
          <w:ilvl w:val="1"/>
          <w:numId w:val="11"/>
        </w:numPr>
        <w:spacing w:after="0"/>
      </w:pPr>
      <w:r>
        <w:rPr>
          <w:color w:val="000000"/>
          <w:szCs w:val="24"/>
        </w:rPr>
        <w:t>Hash Function - Select the certificate hash algorithm as per organization standards and policies. Recommending</w:t>
      </w:r>
      <w:r>
        <w:t xml:space="preserve"> to use SHA256 and above.</w:t>
      </w:r>
    </w:p>
    <w:p w:rsidR="00F11C17" w:rsidRDefault="00F11C17" w:rsidP="00F11C17">
      <w:pPr>
        <w:spacing w:after="0"/>
      </w:pPr>
      <w:r>
        <w:rPr>
          <w:noProof/>
        </w:rPr>
        <w:lastRenderedPageBreak/>
        <w:drawing>
          <wp:inline distT="0" distB="0" distL="0" distR="0" wp14:anchorId="2759C16E" wp14:editId="395E6218">
            <wp:extent cx="5943600" cy="25869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6990"/>
                    </a:xfrm>
                    <a:prstGeom prst="rect">
                      <a:avLst/>
                    </a:prstGeom>
                  </pic:spPr>
                </pic:pic>
              </a:graphicData>
            </a:graphic>
          </wp:inline>
        </w:drawing>
      </w:r>
    </w:p>
    <w:p w:rsidR="005843A0" w:rsidRDefault="005843A0" w:rsidP="005843A0">
      <w:pPr>
        <w:spacing w:after="0"/>
        <w:ind w:hanging="2"/>
      </w:pPr>
    </w:p>
    <w:p w:rsidR="005843A0" w:rsidRDefault="005843A0" w:rsidP="005843A0">
      <w:pPr>
        <w:spacing w:after="0"/>
        <w:ind w:hanging="2"/>
      </w:pPr>
      <w:r>
        <w:rPr>
          <w:b/>
          <w:color w:val="000000"/>
          <w:szCs w:val="24"/>
        </w:rPr>
        <w:t>Certificate Parameters</w:t>
      </w:r>
      <w:r>
        <w:rPr>
          <w:color w:val="000000"/>
          <w:szCs w:val="24"/>
        </w:rPr>
        <w:t xml:space="preserve"> section is optional</w:t>
      </w:r>
      <w:r>
        <w:t>. Certificate parameters filled in the policy page will automatically pre-populate in the certificate enrollment page.</w:t>
      </w:r>
    </w:p>
    <w:p w:rsidR="005843A0" w:rsidRDefault="005843A0" w:rsidP="005843A0">
      <w:pPr>
        <w:spacing w:after="0"/>
        <w:ind w:hanging="2"/>
        <w:rPr>
          <w:color w:val="000000"/>
          <w:szCs w:val="24"/>
        </w:rPr>
      </w:pPr>
    </w:p>
    <w:p w:rsidR="005843A0" w:rsidRDefault="005843A0" w:rsidP="001044C9">
      <w:pPr>
        <w:pStyle w:val="ListParagraph"/>
        <w:numPr>
          <w:ilvl w:val="0"/>
          <w:numId w:val="12"/>
        </w:numPr>
        <w:spacing w:after="0"/>
        <w:rPr>
          <w:color w:val="000000"/>
          <w:szCs w:val="24"/>
        </w:rPr>
      </w:pPr>
      <w:r>
        <w:rPr>
          <w:b/>
          <w:color w:val="000000"/>
          <w:szCs w:val="24"/>
        </w:rPr>
        <w:t>Organization</w:t>
      </w:r>
      <w:r>
        <w:rPr>
          <w:color w:val="000000"/>
          <w:szCs w:val="24"/>
        </w:rPr>
        <w:t xml:space="preserve"> - The name of the organization requesting the certificate.</w:t>
      </w:r>
    </w:p>
    <w:p w:rsidR="005843A0" w:rsidRDefault="005843A0" w:rsidP="001044C9">
      <w:pPr>
        <w:pStyle w:val="ListParagraph"/>
        <w:numPr>
          <w:ilvl w:val="0"/>
          <w:numId w:val="12"/>
        </w:numPr>
        <w:spacing w:after="0"/>
        <w:rPr>
          <w:color w:val="000000"/>
          <w:szCs w:val="24"/>
        </w:rPr>
      </w:pPr>
      <w:r>
        <w:rPr>
          <w:b/>
          <w:color w:val="000000"/>
          <w:szCs w:val="24"/>
        </w:rPr>
        <w:t>Organizational Unit</w:t>
      </w:r>
      <w:r>
        <w:rPr>
          <w:color w:val="000000"/>
          <w:szCs w:val="24"/>
        </w:rPr>
        <w:t xml:space="preserve"> - The division of the organization requesting the certificate.</w:t>
      </w:r>
    </w:p>
    <w:p w:rsidR="005843A0" w:rsidRDefault="005843A0" w:rsidP="001044C9">
      <w:pPr>
        <w:pStyle w:val="ListParagraph"/>
        <w:numPr>
          <w:ilvl w:val="0"/>
          <w:numId w:val="12"/>
        </w:numPr>
        <w:spacing w:after="0"/>
        <w:rPr>
          <w:color w:val="000000"/>
          <w:szCs w:val="24"/>
        </w:rPr>
      </w:pPr>
      <w:r>
        <w:rPr>
          <w:b/>
          <w:color w:val="000000"/>
          <w:szCs w:val="24"/>
        </w:rPr>
        <w:t>Locality</w:t>
      </w:r>
      <w:r>
        <w:rPr>
          <w:color w:val="000000"/>
          <w:szCs w:val="24"/>
        </w:rPr>
        <w:t xml:space="preserve"> - The location of the organization requesting the certificate.</w:t>
      </w:r>
    </w:p>
    <w:p w:rsidR="005843A0" w:rsidRDefault="005843A0" w:rsidP="001044C9">
      <w:pPr>
        <w:pStyle w:val="ListParagraph"/>
        <w:numPr>
          <w:ilvl w:val="0"/>
          <w:numId w:val="12"/>
        </w:numPr>
        <w:spacing w:after="0"/>
        <w:rPr>
          <w:color w:val="000000"/>
          <w:szCs w:val="24"/>
        </w:rPr>
      </w:pPr>
      <w:r>
        <w:rPr>
          <w:b/>
          <w:color w:val="000000"/>
          <w:szCs w:val="24"/>
        </w:rPr>
        <w:t>State</w:t>
      </w:r>
      <w:r>
        <w:rPr>
          <w:color w:val="000000"/>
          <w:szCs w:val="24"/>
        </w:rPr>
        <w:t xml:space="preserve"> - The state in which the organization is located.</w:t>
      </w:r>
    </w:p>
    <w:p w:rsidR="005843A0" w:rsidRDefault="005843A0" w:rsidP="001044C9">
      <w:pPr>
        <w:pStyle w:val="ListParagraph"/>
        <w:numPr>
          <w:ilvl w:val="0"/>
          <w:numId w:val="12"/>
        </w:numPr>
        <w:spacing w:after="0"/>
        <w:rPr>
          <w:color w:val="000000"/>
          <w:szCs w:val="24"/>
        </w:rPr>
      </w:pPr>
      <w:r>
        <w:rPr>
          <w:b/>
          <w:color w:val="000000"/>
          <w:szCs w:val="24"/>
        </w:rPr>
        <w:t>Country</w:t>
      </w:r>
      <w:r>
        <w:rPr>
          <w:color w:val="000000"/>
          <w:szCs w:val="24"/>
        </w:rPr>
        <w:t xml:space="preserve"> - The country in which the organization is located.</w:t>
      </w:r>
    </w:p>
    <w:p w:rsidR="005843A0" w:rsidRDefault="005843A0" w:rsidP="001044C9">
      <w:pPr>
        <w:pStyle w:val="ListParagraph"/>
        <w:numPr>
          <w:ilvl w:val="0"/>
          <w:numId w:val="12"/>
        </w:numPr>
        <w:spacing w:after="0"/>
        <w:rPr>
          <w:color w:val="000000"/>
          <w:szCs w:val="24"/>
        </w:rPr>
      </w:pPr>
      <w:r>
        <w:rPr>
          <w:b/>
          <w:color w:val="000000"/>
          <w:szCs w:val="24"/>
        </w:rPr>
        <w:t>Email</w:t>
      </w:r>
      <w:r>
        <w:rPr>
          <w:color w:val="000000"/>
          <w:szCs w:val="24"/>
        </w:rPr>
        <w:t xml:space="preserve"> - The email contact details of the person responsible for maintaining the certificate.</w:t>
      </w:r>
    </w:p>
    <w:p w:rsidR="005843A0" w:rsidRDefault="005843A0" w:rsidP="001044C9">
      <w:pPr>
        <w:pStyle w:val="ListParagraph"/>
        <w:numPr>
          <w:ilvl w:val="0"/>
          <w:numId w:val="12"/>
        </w:numPr>
        <w:spacing w:after="0"/>
        <w:rPr>
          <w:color w:val="000000"/>
          <w:szCs w:val="24"/>
        </w:rPr>
      </w:pPr>
      <w:r>
        <w:rPr>
          <w:b/>
          <w:color w:val="000000"/>
          <w:szCs w:val="24"/>
        </w:rPr>
        <w:t>Subject Alternative Name</w:t>
      </w:r>
      <w:r>
        <w:rPr>
          <w:color w:val="000000"/>
          <w:szCs w:val="24"/>
        </w:rPr>
        <w:t xml:space="preserve"> - Any additional hostnames, such as alternative websites, IP addres</w:t>
      </w:r>
      <w:r>
        <w:t>s can be added.</w:t>
      </w:r>
    </w:p>
    <w:p w:rsidR="005843A0" w:rsidRDefault="005843A0" w:rsidP="001044C9">
      <w:pPr>
        <w:pStyle w:val="ListParagraph"/>
        <w:numPr>
          <w:ilvl w:val="0"/>
          <w:numId w:val="12"/>
        </w:numPr>
        <w:spacing w:after="0"/>
      </w:pPr>
      <w:r>
        <w:t xml:space="preserve">Click </w:t>
      </w:r>
      <w:r>
        <w:rPr>
          <w:b/>
        </w:rPr>
        <w:t xml:space="preserve">Save CA Details </w:t>
      </w:r>
      <w:r>
        <w:t>to save the added information before group selection.</w:t>
      </w:r>
    </w:p>
    <w:p w:rsidR="005843A0" w:rsidRDefault="005843A0" w:rsidP="001044C9">
      <w:pPr>
        <w:pStyle w:val="ListParagraph"/>
        <w:numPr>
          <w:ilvl w:val="0"/>
          <w:numId w:val="12"/>
        </w:numPr>
        <w:spacing w:after="0"/>
      </w:pPr>
      <w:r>
        <w:rPr>
          <w:color w:val="000000"/>
          <w:szCs w:val="24"/>
        </w:rPr>
        <w:t xml:space="preserve">Under the </w:t>
      </w:r>
      <w:r>
        <w:rPr>
          <w:b/>
          <w:color w:val="000000"/>
          <w:szCs w:val="24"/>
        </w:rPr>
        <w:t xml:space="preserve">Group Selection </w:t>
      </w:r>
      <w:r>
        <w:rPr>
          <w:color w:val="000000"/>
          <w:szCs w:val="24"/>
        </w:rPr>
        <w:t xml:space="preserve">section, select the group(s) that you want to </w:t>
      </w:r>
      <w:r>
        <w:t xml:space="preserve">enforce this </w:t>
      </w:r>
      <w:r>
        <w:rPr>
          <w:color w:val="000000"/>
          <w:szCs w:val="24"/>
        </w:rPr>
        <w:t xml:space="preserve">policy (or) create a new group to which the policy </w:t>
      </w:r>
      <w:r>
        <w:t>should be associated</w:t>
      </w:r>
      <w:r>
        <w:rPr>
          <w:color w:val="000000"/>
          <w:szCs w:val="24"/>
        </w:rPr>
        <w:t xml:space="preserve">. </w:t>
      </w:r>
    </w:p>
    <w:p w:rsidR="005843A0" w:rsidRDefault="005843A0" w:rsidP="005843A0">
      <w:pPr>
        <w:spacing w:after="0"/>
        <w:ind w:hanging="2"/>
        <w:rPr>
          <w:color w:val="000000"/>
          <w:szCs w:val="24"/>
        </w:rPr>
      </w:pPr>
    </w:p>
    <w:p w:rsidR="005843A0" w:rsidRDefault="005843A0" w:rsidP="001044C9">
      <w:pPr>
        <w:numPr>
          <w:ilvl w:val="0"/>
          <w:numId w:val="8"/>
        </w:numPr>
        <w:spacing w:after="0"/>
      </w:pPr>
      <w:r>
        <w:t>Under the Compliance Check section, you can enable the Perform Compliance Check, to trigger compliance check for the certificates in the inventory against the policy details.</w:t>
      </w:r>
    </w:p>
    <w:p w:rsidR="005843A0" w:rsidRPr="00BF6416" w:rsidRDefault="005843A0" w:rsidP="001044C9">
      <w:pPr>
        <w:numPr>
          <w:ilvl w:val="0"/>
          <w:numId w:val="8"/>
        </w:numPr>
        <w:spacing w:after="0"/>
        <w:rPr>
          <w:color w:val="000000"/>
          <w:szCs w:val="24"/>
        </w:rPr>
      </w:pPr>
      <w:r>
        <w:t xml:space="preserve">Click the </w:t>
      </w:r>
      <w:r>
        <w:rPr>
          <w:b/>
        </w:rPr>
        <w:t>Create</w:t>
      </w:r>
      <w:r>
        <w:rPr>
          <w:b/>
          <w:color w:val="000000"/>
          <w:szCs w:val="24"/>
        </w:rPr>
        <w:t xml:space="preserve"> Policy</w:t>
      </w:r>
      <w:r>
        <w:t xml:space="preserve"> button. </w:t>
      </w:r>
    </w:p>
    <w:p w:rsidR="00BF6416" w:rsidRDefault="00BF6416" w:rsidP="00BF6416">
      <w:pPr>
        <w:spacing w:after="0"/>
        <w:rPr>
          <w:color w:val="000000"/>
          <w:szCs w:val="24"/>
        </w:rPr>
      </w:pPr>
    </w:p>
    <w:p w:rsidR="00CC750B" w:rsidRDefault="00CC750B" w:rsidP="00BF6416">
      <w:pPr>
        <w:spacing w:after="0"/>
        <w:rPr>
          <w:color w:val="000000"/>
          <w:szCs w:val="24"/>
        </w:rPr>
      </w:pPr>
    </w:p>
    <w:p w:rsidR="00BF6416" w:rsidRDefault="00BF6416" w:rsidP="005843A0">
      <w:pPr>
        <w:pStyle w:val="Heading1"/>
        <w:ind w:left="2" w:hanging="4"/>
      </w:pPr>
      <w:bookmarkStart w:id="30" w:name="_Toc56109836"/>
      <w:bookmarkStart w:id="31" w:name="_Toc56110265"/>
      <w:r>
        <w:t>Configure Single Sign-on</w:t>
      </w:r>
      <w:bookmarkEnd w:id="30"/>
      <w:bookmarkEnd w:id="31"/>
    </w:p>
    <w:p w:rsidR="00C602E8" w:rsidRDefault="00C602E8" w:rsidP="00C602E8">
      <w:pPr>
        <w:ind w:hanging="2"/>
        <w:rPr>
          <w:b/>
        </w:rPr>
      </w:pPr>
      <w:r w:rsidRPr="008E1075">
        <w:rPr>
          <w:b/>
        </w:rPr>
        <w:t xml:space="preserve">Onboarding Step </w:t>
      </w:r>
      <w:r>
        <w:rPr>
          <w:b/>
        </w:rPr>
        <w:t>2</w:t>
      </w:r>
      <w:r w:rsidRPr="008E1075">
        <w:rPr>
          <w:b/>
        </w:rPr>
        <w:t xml:space="preserve">: </w:t>
      </w:r>
    </w:p>
    <w:p w:rsidR="00C602E8" w:rsidRDefault="00C602E8" w:rsidP="00C602E8">
      <w:pPr>
        <w:spacing w:after="0"/>
      </w:pPr>
      <w:r w:rsidRPr="00C602E8">
        <w:lastRenderedPageBreak/>
        <w:t xml:space="preserve">Configure external authentication or single-sign-on for users to log in to </w:t>
      </w:r>
      <w:proofErr w:type="spellStart"/>
      <w:r w:rsidRPr="00C602E8">
        <w:t>AppViewX</w:t>
      </w:r>
      <w:proofErr w:type="spellEnd"/>
    </w:p>
    <w:p w:rsidR="00C602E8" w:rsidRDefault="00C602E8" w:rsidP="00C602E8">
      <w:pPr>
        <w:spacing w:after="0"/>
      </w:pPr>
    </w:p>
    <w:p w:rsidR="00C602E8" w:rsidRPr="00C602E8" w:rsidRDefault="00C602E8" w:rsidP="001044C9">
      <w:pPr>
        <w:numPr>
          <w:ilvl w:val="0"/>
          <w:numId w:val="30"/>
        </w:numPr>
        <w:spacing w:after="0"/>
      </w:pPr>
      <w:r w:rsidRPr="00C602E8">
        <w:t>Click Disabled icon to enable the Single Sign-on (SSO).</w:t>
      </w:r>
    </w:p>
    <w:p w:rsidR="00C602E8" w:rsidRPr="00C602E8" w:rsidRDefault="00C602E8" w:rsidP="001044C9">
      <w:pPr>
        <w:numPr>
          <w:ilvl w:val="0"/>
          <w:numId w:val="30"/>
        </w:numPr>
        <w:spacing w:after="0"/>
      </w:pPr>
      <w:r w:rsidRPr="00C602E8">
        <w:t>(Optional) Click Browse to locate and select the metadata file containing the SSO</w:t>
      </w:r>
    </w:p>
    <w:p w:rsidR="00C602E8" w:rsidRPr="00C602E8" w:rsidRDefault="00C602E8" w:rsidP="001044C9">
      <w:pPr>
        <w:numPr>
          <w:ilvl w:val="0"/>
          <w:numId w:val="30"/>
        </w:numPr>
        <w:spacing w:after="0"/>
      </w:pPr>
      <w:r w:rsidRPr="00C602E8">
        <w:t>configuration.</w:t>
      </w:r>
    </w:p>
    <w:p w:rsidR="00C602E8" w:rsidRPr="00C602E8" w:rsidRDefault="00C602E8" w:rsidP="001044C9">
      <w:pPr>
        <w:numPr>
          <w:ilvl w:val="0"/>
          <w:numId w:val="30"/>
        </w:numPr>
        <w:spacing w:after="0"/>
      </w:pPr>
      <w:r w:rsidRPr="00C602E8">
        <w:t>In the Issuer URL field, enter the entity ID of your Identity Provider (</w:t>
      </w:r>
      <w:proofErr w:type="spellStart"/>
      <w:r w:rsidRPr="00C602E8">
        <w:t>IdP</w:t>
      </w:r>
      <w:proofErr w:type="spellEnd"/>
      <w:r w:rsidRPr="00C602E8">
        <w:t>).</w:t>
      </w:r>
    </w:p>
    <w:p w:rsidR="00C602E8" w:rsidRPr="00C602E8" w:rsidRDefault="00C602E8" w:rsidP="001044C9">
      <w:pPr>
        <w:numPr>
          <w:ilvl w:val="0"/>
          <w:numId w:val="30"/>
        </w:numPr>
        <w:spacing w:after="0"/>
      </w:pPr>
      <w:r w:rsidRPr="00C602E8">
        <w:t xml:space="preserve">In the SSO URL field, enter the protected endpoint provided by your </w:t>
      </w:r>
      <w:proofErr w:type="spellStart"/>
      <w:r w:rsidRPr="00C602E8">
        <w:t>IdP</w:t>
      </w:r>
      <w:proofErr w:type="spellEnd"/>
      <w:r w:rsidRPr="00C602E8">
        <w:t xml:space="preserve">, to which, </w:t>
      </w:r>
      <w:proofErr w:type="spellStart"/>
      <w:r w:rsidRPr="00C602E8">
        <w:t>AppViewX</w:t>
      </w:r>
      <w:proofErr w:type="spellEnd"/>
    </w:p>
    <w:p w:rsidR="00C602E8" w:rsidRPr="00C602E8" w:rsidRDefault="00C602E8" w:rsidP="001044C9">
      <w:pPr>
        <w:numPr>
          <w:ilvl w:val="0"/>
          <w:numId w:val="30"/>
        </w:numPr>
        <w:spacing w:after="0"/>
      </w:pPr>
      <w:r w:rsidRPr="00C602E8">
        <w:t>sends the authentication request.</w:t>
      </w:r>
    </w:p>
    <w:p w:rsidR="00C602E8" w:rsidRPr="00C602E8" w:rsidRDefault="00C602E8" w:rsidP="001044C9">
      <w:pPr>
        <w:numPr>
          <w:ilvl w:val="0"/>
          <w:numId w:val="30"/>
        </w:numPr>
        <w:spacing w:after="0"/>
      </w:pPr>
      <w:r w:rsidRPr="00C602E8">
        <w:t>(Optional) Click the (Disabled) button to enable the Single Logout (SLO).</w:t>
      </w:r>
    </w:p>
    <w:p w:rsidR="00C602E8" w:rsidRPr="00C602E8" w:rsidRDefault="00C602E8" w:rsidP="001044C9">
      <w:pPr>
        <w:numPr>
          <w:ilvl w:val="0"/>
          <w:numId w:val="30"/>
        </w:numPr>
        <w:spacing w:after="0"/>
      </w:pPr>
      <w:r w:rsidRPr="00C602E8">
        <w:t xml:space="preserve">In the SLO URL field, enter your </w:t>
      </w:r>
      <w:proofErr w:type="spellStart"/>
      <w:r w:rsidRPr="00C602E8">
        <w:t>IdP</w:t>
      </w:r>
      <w:proofErr w:type="spellEnd"/>
      <w:r w:rsidRPr="00C602E8">
        <w:t xml:space="preserve"> protocol endpoint.</w:t>
      </w:r>
    </w:p>
    <w:p w:rsidR="00C602E8" w:rsidRPr="00C602E8" w:rsidRDefault="00C602E8" w:rsidP="001044C9">
      <w:pPr>
        <w:numPr>
          <w:ilvl w:val="0"/>
          <w:numId w:val="30"/>
        </w:numPr>
        <w:spacing w:after="0"/>
      </w:pPr>
      <w:r w:rsidRPr="00C602E8">
        <w:t>Click Browse to locate and select the required certificate.</w:t>
      </w:r>
    </w:p>
    <w:p w:rsidR="00C602E8" w:rsidRPr="00C602E8" w:rsidRDefault="00C602E8" w:rsidP="001044C9">
      <w:pPr>
        <w:numPr>
          <w:ilvl w:val="0"/>
          <w:numId w:val="30"/>
        </w:numPr>
        <w:spacing w:after="0"/>
      </w:pPr>
      <w:r w:rsidRPr="00C602E8">
        <w:t>Click Save.</w:t>
      </w:r>
    </w:p>
    <w:p w:rsidR="00C602E8" w:rsidRDefault="00C602E8" w:rsidP="001044C9">
      <w:pPr>
        <w:numPr>
          <w:ilvl w:val="0"/>
          <w:numId w:val="30"/>
        </w:numPr>
        <w:spacing w:after="0"/>
      </w:pPr>
      <w:r w:rsidRPr="00C602E8">
        <w:t>Click Copy (in the Entity ID, Service URL, and SLO URL fields) and paste it in the respective</w:t>
      </w:r>
      <w:r>
        <w:t xml:space="preserve"> </w:t>
      </w:r>
      <w:r w:rsidRPr="00C602E8">
        <w:t xml:space="preserve">field to configure the </w:t>
      </w:r>
      <w:proofErr w:type="spellStart"/>
      <w:r w:rsidRPr="00C602E8">
        <w:t>AppViewX</w:t>
      </w:r>
      <w:proofErr w:type="spellEnd"/>
      <w:r w:rsidRPr="00C602E8">
        <w:t xml:space="preserve"> details in your </w:t>
      </w:r>
      <w:proofErr w:type="spellStart"/>
      <w:r w:rsidRPr="00C602E8">
        <w:t>IdP</w:t>
      </w:r>
      <w:proofErr w:type="spellEnd"/>
      <w:r w:rsidRPr="00C602E8">
        <w:t xml:space="preserve"> server.</w:t>
      </w:r>
    </w:p>
    <w:p w:rsidR="00CC750B" w:rsidRPr="00C602E8" w:rsidRDefault="00CC750B" w:rsidP="00CC750B">
      <w:pPr>
        <w:spacing w:after="0"/>
      </w:pPr>
      <w:r>
        <w:rPr>
          <w:noProof/>
        </w:rPr>
        <w:drawing>
          <wp:inline distT="0" distB="0" distL="0" distR="0" wp14:anchorId="74E5FC7C" wp14:editId="36140766">
            <wp:extent cx="5943600" cy="19824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2470"/>
                    </a:xfrm>
                    <a:prstGeom prst="rect">
                      <a:avLst/>
                    </a:prstGeom>
                  </pic:spPr>
                </pic:pic>
              </a:graphicData>
            </a:graphic>
          </wp:inline>
        </w:drawing>
      </w:r>
    </w:p>
    <w:p w:rsidR="00C602E8" w:rsidRDefault="00C602E8" w:rsidP="00C602E8">
      <w:pPr>
        <w:spacing w:after="0"/>
      </w:pPr>
    </w:p>
    <w:p w:rsidR="00CC750B" w:rsidRDefault="00CC750B" w:rsidP="00CC750B">
      <w:pPr>
        <w:spacing w:after="0"/>
      </w:pPr>
      <w:r>
        <w:t xml:space="preserve">To Configure the </w:t>
      </w:r>
      <w:r w:rsidRPr="00C602E8">
        <w:t>Security Assertion Markup Language</w:t>
      </w:r>
      <w:r>
        <w:t xml:space="preserve"> </w:t>
      </w:r>
      <w:r w:rsidRPr="00C602E8">
        <w:t>(</w:t>
      </w:r>
      <w:r>
        <w:t>SAML) server for authentication in the product, follow the below steps</w:t>
      </w:r>
    </w:p>
    <w:p w:rsidR="00C602E8" w:rsidRPr="00C602E8" w:rsidRDefault="00C602E8" w:rsidP="00C602E8">
      <w:pPr>
        <w:spacing w:after="0"/>
      </w:pPr>
    </w:p>
    <w:p w:rsidR="00C602E8" w:rsidRPr="00C602E8" w:rsidRDefault="00C602E8" w:rsidP="001044C9">
      <w:pPr>
        <w:numPr>
          <w:ilvl w:val="0"/>
          <w:numId w:val="31"/>
        </w:numPr>
        <w:spacing w:after="0"/>
      </w:pPr>
      <w:r w:rsidRPr="00C602E8">
        <w:t xml:space="preserve">The </w:t>
      </w:r>
      <w:proofErr w:type="spellStart"/>
      <w:r w:rsidRPr="00C602E8">
        <w:t>AppViewX</w:t>
      </w:r>
      <w:proofErr w:type="spellEnd"/>
      <w:r w:rsidRPr="00C602E8">
        <w:t xml:space="preserve"> system allows you to add more than one Security Assertion Markup Language</w:t>
      </w:r>
      <w:r>
        <w:t xml:space="preserve"> </w:t>
      </w:r>
      <w:r w:rsidRPr="00C602E8">
        <w:t>(SAML) server for authentication.</w:t>
      </w:r>
    </w:p>
    <w:p w:rsidR="00C602E8" w:rsidRPr="00C602E8" w:rsidRDefault="00C602E8" w:rsidP="001044C9">
      <w:pPr>
        <w:numPr>
          <w:ilvl w:val="0"/>
          <w:numId w:val="31"/>
        </w:numPr>
        <w:spacing w:after="0"/>
      </w:pPr>
      <w:r w:rsidRPr="00C602E8">
        <w:t>To configure the settings for SAML authentication,</w:t>
      </w:r>
    </w:p>
    <w:p w:rsidR="00C602E8" w:rsidRPr="00C602E8" w:rsidRDefault="00C602E8" w:rsidP="001044C9">
      <w:pPr>
        <w:numPr>
          <w:ilvl w:val="0"/>
          <w:numId w:val="31"/>
        </w:numPr>
        <w:spacing w:after="0"/>
      </w:pPr>
      <w:r w:rsidRPr="00C602E8">
        <w:t xml:space="preserve">Click Settings&gt;&gt; General&gt;&gt; Authentication&gt;&gt; Quick </w:t>
      </w:r>
      <w:proofErr w:type="spellStart"/>
      <w:r w:rsidRPr="00C602E8">
        <w:t>Config</w:t>
      </w:r>
      <w:proofErr w:type="spellEnd"/>
      <w:r w:rsidRPr="00C602E8">
        <w:t>.</w:t>
      </w:r>
    </w:p>
    <w:p w:rsidR="00C602E8" w:rsidRDefault="00C602E8" w:rsidP="001044C9">
      <w:pPr>
        <w:numPr>
          <w:ilvl w:val="0"/>
          <w:numId w:val="31"/>
        </w:numPr>
        <w:spacing w:after="0"/>
      </w:pPr>
      <w:r w:rsidRPr="00C602E8">
        <w:t>Click SAML sub-tab.</w:t>
      </w:r>
    </w:p>
    <w:p w:rsidR="00C602E8" w:rsidRDefault="00C602E8" w:rsidP="00C602E8">
      <w:pPr>
        <w:spacing w:after="0"/>
      </w:pPr>
    </w:p>
    <w:p w:rsidR="00C602E8" w:rsidRDefault="00C602E8" w:rsidP="00C602E8">
      <w:pPr>
        <w:spacing w:after="0"/>
      </w:pPr>
    </w:p>
    <w:p w:rsidR="00C602E8" w:rsidRPr="00C602E8" w:rsidRDefault="00C602E8" w:rsidP="00C602E8">
      <w:pPr>
        <w:spacing w:after="0"/>
      </w:pPr>
      <w:r>
        <w:rPr>
          <w:noProof/>
        </w:rPr>
        <w:lastRenderedPageBreak/>
        <w:drawing>
          <wp:inline distT="0" distB="0" distL="0" distR="0" wp14:anchorId="396CB2B1" wp14:editId="1A0FF397">
            <wp:extent cx="5943600" cy="19729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2945"/>
                    </a:xfrm>
                    <a:prstGeom prst="rect">
                      <a:avLst/>
                    </a:prstGeom>
                  </pic:spPr>
                </pic:pic>
              </a:graphicData>
            </a:graphic>
          </wp:inline>
        </w:drawing>
      </w:r>
    </w:p>
    <w:p w:rsidR="00C602E8" w:rsidRPr="00C602E8" w:rsidRDefault="00C602E8" w:rsidP="001044C9">
      <w:pPr>
        <w:numPr>
          <w:ilvl w:val="0"/>
          <w:numId w:val="31"/>
        </w:numPr>
        <w:spacing w:after="0"/>
      </w:pPr>
      <w:r>
        <w:t>Fill all the required fields</w:t>
      </w:r>
    </w:p>
    <w:p w:rsidR="00C602E8" w:rsidRPr="00C602E8" w:rsidRDefault="00C602E8" w:rsidP="001044C9">
      <w:pPr>
        <w:numPr>
          <w:ilvl w:val="0"/>
          <w:numId w:val="31"/>
        </w:numPr>
        <w:spacing w:after="0"/>
      </w:pPr>
      <w:r w:rsidRPr="00C602E8">
        <w:t>Click Save.</w:t>
      </w:r>
    </w:p>
    <w:p w:rsidR="00CC750B" w:rsidRDefault="00CC750B" w:rsidP="00C602E8">
      <w:pPr>
        <w:pStyle w:val="Heading1"/>
      </w:pPr>
      <w:bookmarkStart w:id="32" w:name="_Toc56109837"/>
      <w:bookmarkStart w:id="33" w:name="_Toc56110266"/>
      <w:r>
        <w:t>Enable Auto Enrollment – SCEP</w:t>
      </w:r>
      <w:bookmarkEnd w:id="32"/>
      <w:bookmarkEnd w:id="33"/>
    </w:p>
    <w:p w:rsidR="00CC750B" w:rsidRPr="00CC750B" w:rsidRDefault="00CC750B" w:rsidP="00CC750B">
      <w:pPr>
        <w:rPr>
          <w:b/>
        </w:rPr>
      </w:pPr>
      <w:r w:rsidRPr="00CC750B">
        <w:rPr>
          <w:b/>
        </w:rPr>
        <w:t>Onboarding Step 3:</w:t>
      </w:r>
    </w:p>
    <w:p w:rsidR="00CC750B" w:rsidRDefault="00CC750B" w:rsidP="00CC750B">
      <w:r>
        <w:t xml:space="preserve">SCEP is Simple Certificate Enrollment Protocol, which is a certificate management protocol targeting Public Key Infrastructure (PKI) clients that need to acquire certificates and associated CA certificates. Architecturally, the SCEP service(agent) is located between a CA and a client. </w:t>
      </w:r>
      <w:proofErr w:type="spellStart"/>
      <w:r>
        <w:t>AppViewX</w:t>
      </w:r>
      <w:proofErr w:type="spellEnd"/>
      <w:r>
        <w:t xml:space="preserve"> supports the Enrolment operation via SCEP server in HTTP mode.</w:t>
      </w:r>
    </w:p>
    <w:p w:rsidR="00CC750B" w:rsidRDefault="00CC750B" w:rsidP="00CC750B">
      <w:r>
        <w:t>There should be an agent(</w:t>
      </w:r>
      <w:proofErr w:type="spellStart"/>
      <w:r>
        <w:t>avx_vendor_cert_scep_agent</w:t>
      </w:r>
      <w:proofErr w:type="spellEnd"/>
      <w:r>
        <w:t xml:space="preserve">) up and running for SCEP in </w:t>
      </w:r>
      <w:proofErr w:type="spellStart"/>
      <w:r>
        <w:t>appviewx</w:t>
      </w:r>
      <w:proofErr w:type="spellEnd"/>
      <w:r>
        <w:t>.</w:t>
      </w:r>
    </w:p>
    <w:p w:rsidR="00CC750B" w:rsidRDefault="00CC750B" w:rsidP="00CC750B">
      <w:r>
        <w:t>This SCEP plugin can either be in HTTPS or HTTP, but it needs a HTTP gateway running in order to communicate with the client.</w:t>
      </w:r>
    </w:p>
    <w:p w:rsidR="00CC750B" w:rsidRPr="00CC750B" w:rsidRDefault="00CC750B" w:rsidP="00CC750B"/>
    <w:p w:rsidR="00CC750B" w:rsidRDefault="00CC750B" w:rsidP="00CC750B">
      <w:r>
        <w:rPr>
          <w:noProof/>
        </w:rPr>
        <w:drawing>
          <wp:inline distT="0" distB="0" distL="0" distR="0" wp14:anchorId="71009FAD" wp14:editId="3FFA960D">
            <wp:extent cx="5943600" cy="24707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0785"/>
                    </a:xfrm>
                    <a:prstGeom prst="rect">
                      <a:avLst/>
                    </a:prstGeom>
                  </pic:spPr>
                </pic:pic>
              </a:graphicData>
            </a:graphic>
          </wp:inline>
        </w:drawing>
      </w:r>
    </w:p>
    <w:p w:rsidR="00CC750B" w:rsidRDefault="00CC750B" w:rsidP="00CC750B"/>
    <w:p w:rsidR="00CC750B" w:rsidRPr="00933C05" w:rsidRDefault="00CC750B" w:rsidP="00933C05">
      <w:pPr>
        <w:spacing w:after="0"/>
      </w:pPr>
      <w:r w:rsidRPr="00933C05">
        <w:t xml:space="preserve">Configure the </w:t>
      </w:r>
      <w:r w:rsidRPr="00BD3DAB">
        <w:rPr>
          <w:b/>
        </w:rPr>
        <w:t>Agent Details</w:t>
      </w:r>
      <w:r w:rsidRPr="00933C05">
        <w:t xml:space="preserve"> </w:t>
      </w:r>
      <w:proofErr w:type="spellStart"/>
      <w:r w:rsidRPr="00933C05">
        <w:t>details</w:t>
      </w:r>
      <w:proofErr w:type="spellEnd"/>
      <w:r w:rsidRPr="00933C05">
        <w:t xml:space="preserve"> as follows</w:t>
      </w:r>
    </w:p>
    <w:p w:rsidR="00933C05" w:rsidRDefault="00933C05" w:rsidP="00933C05">
      <w:pPr>
        <w:pStyle w:val="NormalWeb"/>
        <w:spacing w:before="0" w:beforeAutospacing="0" w:after="0" w:afterAutospacing="0"/>
        <w:textAlignment w:val="baseline"/>
        <w:rPr>
          <w:rFonts w:ascii="Calibri" w:hAnsi="Calibri" w:cs="Calibri"/>
          <w:color w:val="000000"/>
          <w:sz w:val="20"/>
          <w:szCs w:val="20"/>
        </w:rPr>
      </w:pPr>
    </w:p>
    <w:p w:rsidR="00CC750B" w:rsidRPr="00BD3DAB" w:rsidRDefault="00933C05" w:rsidP="00BD3DAB">
      <w:pPr>
        <w:pStyle w:val="NormalWeb"/>
        <w:spacing w:before="0" w:beforeAutospacing="0" w:after="0" w:afterAutospacing="0"/>
        <w:jc w:val="center"/>
        <w:textAlignment w:val="baseline"/>
        <w:rPr>
          <w:rFonts w:ascii="Arial" w:hAnsi="Arial" w:cs="Arial"/>
          <w:color w:val="000000"/>
          <w:sz w:val="20"/>
          <w:szCs w:val="20"/>
        </w:rPr>
      </w:pPr>
      <w:r>
        <w:rPr>
          <w:noProof/>
        </w:rPr>
        <w:lastRenderedPageBreak/>
        <w:drawing>
          <wp:inline distT="0" distB="0" distL="0" distR="0" wp14:anchorId="0B5B4146" wp14:editId="46E3D805">
            <wp:extent cx="5017273" cy="157218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3519" cy="1577277"/>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80"/>
        <w:gridCol w:w="602"/>
        <w:gridCol w:w="1130"/>
        <w:gridCol w:w="2378"/>
        <w:gridCol w:w="3950"/>
      </w:tblGrid>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Validation</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Unique name to identify the Agent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No special characters other than ‘.’, ‘-’,’_’ are allowed. Name should not start with special characters.</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IP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 xml:space="preserve">IP address of the </w:t>
            </w:r>
            <w:proofErr w:type="spellStart"/>
            <w:r>
              <w:rPr>
                <w:rFonts w:ascii="Calibri" w:hAnsi="Calibri" w:cs="Calibri"/>
                <w:color w:val="000000"/>
                <w:sz w:val="20"/>
                <w:szCs w:val="20"/>
              </w:rPr>
              <w:t>appviewx</w:t>
            </w:r>
            <w:proofErr w:type="spellEnd"/>
            <w:r>
              <w:rPr>
                <w:rFonts w:ascii="Calibri" w:hAnsi="Calibri" w:cs="Calibri"/>
                <w:color w:val="000000"/>
                <w:sz w:val="20"/>
                <w:szCs w:val="20"/>
              </w:rPr>
              <w:t xml:space="preserve"> node</w:t>
            </w:r>
          </w:p>
          <w:p w:rsidR="00CC750B" w:rsidRDefault="00CC750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 xml:space="preserve">Invalid IP address(example: </w:t>
            </w:r>
            <w:proofErr w:type="spellStart"/>
            <w:r>
              <w:rPr>
                <w:rFonts w:ascii="Calibri" w:hAnsi="Calibri" w:cs="Calibri"/>
                <w:color w:val="000000"/>
                <w:sz w:val="20"/>
                <w:szCs w:val="20"/>
                <w:shd w:val="clear" w:color="auto" w:fill="FFFFFF"/>
              </w:rPr>
              <w:t>xxx.xxx.xxx.xxx</w:t>
            </w:r>
            <w:proofErr w:type="spellEnd"/>
            <w:r>
              <w:rPr>
                <w:rFonts w:ascii="Calibri" w:hAnsi="Calibri" w:cs="Calibri"/>
                <w:color w:val="000000"/>
                <w:sz w:val="20"/>
                <w:szCs w:val="20"/>
                <w:shd w:val="clear" w:color="auto" w:fill="FFFFFF"/>
              </w:rPr>
              <w:t>)</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 xml:space="preserve">HTTP gateway port of the </w:t>
            </w:r>
            <w:proofErr w:type="spellStart"/>
            <w:r>
              <w:rPr>
                <w:rFonts w:ascii="Calibri" w:hAnsi="Calibri" w:cs="Calibri"/>
                <w:color w:val="000000"/>
                <w:sz w:val="20"/>
                <w:szCs w:val="20"/>
              </w:rPr>
              <w:t>appviewx</w:t>
            </w:r>
            <w:proofErr w:type="spellEnd"/>
            <w:r>
              <w:rPr>
                <w:rFonts w:ascii="Calibri" w:hAnsi="Calibri" w:cs="Calibri"/>
                <w:color w:val="000000"/>
                <w:sz w:val="20"/>
                <w:szCs w:val="20"/>
              </w:rPr>
              <w:t xml:space="preserve"> node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Port will accept only numerical values between 0 to 65535.</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Challenge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A challenge token to be used while enrolling certificates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bl>
    <w:p w:rsidR="00CC750B" w:rsidRDefault="00CC750B" w:rsidP="00CC750B">
      <w:pPr>
        <w:pStyle w:val="NormalWeb"/>
        <w:spacing w:before="0" w:beforeAutospacing="0" w:after="0" w:afterAutospacing="0"/>
        <w:jc w:val="center"/>
      </w:pPr>
    </w:p>
    <w:p w:rsidR="00933C05" w:rsidRPr="00BD3DAB" w:rsidRDefault="00CC750B" w:rsidP="00BD3DAB">
      <w:pPr>
        <w:spacing w:after="0"/>
      </w:pPr>
      <w:r w:rsidRPr="00BD3DAB">
        <w:t xml:space="preserve">Configure the </w:t>
      </w:r>
      <w:r w:rsidRPr="00BD3DAB">
        <w:rPr>
          <w:b/>
        </w:rPr>
        <w:t xml:space="preserve">CA Accounts </w:t>
      </w:r>
      <w:r w:rsidRPr="00BD3DAB">
        <w:t>details as follows</w:t>
      </w:r>
    </w:p>
    <w:p w:rsidR="00CC750B" w:rsidRPr="00BD3DAB" w:rsidRDefault="00933C05" w:rsidP="00BD3DAB">
      <w:pPr>
        <w:pStyle w:val="NormalWeb"/>
        <w:spacing w:before="0" w:beforeAutospacing="0" w:after="0" w:afterAutospacing="0"/>
        <w:textAlignment w:val="baseline"/>
        <w:rPr>
          <w:rFonts w:ascii="Arial" w:hAnsi="Arial" w:cs="Arial"/>
          <w:color w:val="000000"/>
          <w:sz w:val="20"/>
          <w:szCs w:val="20"/>
        </w:rPr>
      </w:pPr>
      <w:r>
        <w:rPr>
          <w:noProof/>
        </w:rPr>
        <w:drawing>
          <wp:inline distT="0" distB="0" distL="0" distR="0" wp14:anchorId="2DE31D7F" wp14:editId="7CEF5744">
            <wp:extent cx="5327374" cy="3012584"/>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1048" cy="3014662"/>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92"/>
        <w:gridCol w:w="689"/>
        <w:gridCol w:w="1130"/>
        <w:gridCol w:w="4721"/>
        <w:gridCol w:w="1608"/>
      </w:tblGrid>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Validation</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lastRenderedPageBreak/>
              <w:t>Certificate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a specific group under which certificate needs to be enrolled.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Certificate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a specific certificate type (Server / Client) to be enrolled.</w:t>
            </w:r>
          </w:p>
          <w:p w:rsidR="00CC750B" w:rsidRDefault="00CC750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 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a specific CA from which the certificate needs to be enrolled.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CA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a specific CA Account from the selected CA which  is to be used for certificate creation 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933C05"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Issuer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Select the issuer location to filter the issuing 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NA</w:t>
            </w:r>
          </w:p>
        </w:tc>
      </w:tr>
      <w:tr w:rsidR="00933C05"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Issuer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Select the issuing CA which should issue the requested certificate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3C05" w:rsidRDefault="00933C05">
            <w:pPr>
              <w:pStyle w:val="NormalWeb"/>
              <w:spacing w:before="0" w:beforeAutospacing="0" w:after="0" w:afterAutospacing="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Server Certificate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Type 3 or more letters of the certificate keywords after which a list of server certificates issued from the above selected CA account will be displayed, one certificate can be selected for further communications with SCEP client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CA Connector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Name of the CA connector after certificate is being enrolled.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Certificate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Validity of the certificate to be enrolled.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Certificate validity accepts only numerical values</w:t>
            </w:r>
          </w:p>
        </w:tc>
      </w:tr>
    </w:tbl>
    <w:p w:rsidR="00CC750B" w:rsidRDefault="00CC750B" w:rsidP="00CC750B"/>
    <w:p w:rsidR="00CC750B" w:rsidRPr="00BD3DAB" w:rsidRDefault="00CC750B" w:rsidP="00BD3DAB">
      <w:pPr>
        <w:spacing w:after="0"/>
      </w:pPr>
      <w:r w:rsidRPr="00BD3DAB">
        <w:t xml:space="preserve">Configure the Advanced Settings details as follows </w:t>
      </w:r>
      <w:r w:rsidR="00933C05" w:rsidRPr="00BD3DAB">
        <w:t>–</w:t>
      </w:r>
    </w:p>
    <w:p w:rsidR="00933C05" w:rsidRDefault="00933C05" w:rsidP="00933C05">
      <w:pPr>
        <w:pStyle w:val="NormalWeb"/>
        <w:spacing w:before="0" w:beforeAutospacing="0" w:after="0" w:afterAutospacing="0"/>
        <w:textAlignment w:val="baseline"/>
        <w:rPr>
          <w:rFonts w:ascii="Arial" w:hAnsi="Arial" w:cs="Arial"/>
          <w:color w:val="000000"/>
          <w:sz w:val="20"/>
          <w:szCs w:val="20"/>
        </w:rPr>
      </w:pPr>
      <w:r>
        <w:rPr>
          <w:noProof/>
        </w:rPr>
        <w:drawing>
          <wp:inline distT="0" distB="0" distL="0" distR="0" wp14:anchorId="04F3CC82" wp14:editId="17F953FF">
            <wp:extent cx="5943600" cy="17240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24025"/>
                    </a:xfrm>
                    <a:prstGeom prst="rect">
                      <a:avLst/>
                    </a:prstGeom>
                  </pic:spPr>
                </pic:pic>
              </a:graphicData>
            </a:graphic>
          </wp:inline>
        </w:drawing>
      </w:r>
    </w:p>
    <w:p w:rsidR="00CC750B" w:rsidRDefault="00CC750B" w:rsidP="00CC750B">
      <w:pPr>
        <w:rPr>
          <w:rFonts w:ascii="Times New Roman" w:hAnsi="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5"/>
        <w:gridCol w:w="689"/>
        <w:gridCol w:w="1130"/>
        <w:gridCol w:w="4551"/>
        <w:gridCol w:w="1055"/>
      </w:tblGrid>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b/>
                <w:bCs/>
                <w:color w:val="000000"/>
                <w:sz w:val="20"/>
                <w:szCs w:val="20"/>
                <w:shd w:val="clear" w:color="auto" w:fill="FFFFFF"/>
              </w:rPr>
              <w:t>Validation</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lastRenderedPageBreak/>
              <w:t xml:space="preserve">Include </w:t>
            </w:r>
            <w:proofErr w:type="spellStart"/>
            <w:r>
              <w:rPr>
                <w:rFonts w:ascii="Calibri" w:hAnsi="Calibri" w:cs="Calibri"/>
                <w:color w:val="000000"/>
                <w:sz w:val="20"/>
                <w:szCs w:val="20"/>
                <w:shd w:val="clear" w:color="auto" w:fill="FFFFFF"/>
              </w:rPr>
              <w:t>Truststore</w:t>
            </w:r>
            <w:proofErr w:type="spellEnd"/>
            <w:r>
              <w:rPr>
                <w:rFonts w:ascii="Calibri" w:hAnsi="Calibri" w:cs="Calibri"/>
                <w:color w:val="000000"/>
                <w:sz w:val="20"/>
                <w:szCs w:val="20"/>
                <w:shd w:val="clear" w:color="auto" w:fill="FFFFFF"/>
              </w:rPr>
              <w:t xml:space="preserve"> Certificates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whether issuer certificate needs to be sent to client machines after enrolment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Retry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 xml:space="preserve">Specify a retry count </w:t>
            </w:r>
            <w:proofErr w:type="spellStart"/>
            <w:r>
              <w:rPr>
                <w:rFonts w:ascii="Calibri" w:hAnsi="Calibri" w:cs="Calibri"/>
                <w:color w:val="000000"/>
                <w:sz w:val="20"/>
                <w:szCs w:val="20"/>
              </w:rPr>
              <w:t>upto</w:t>
            </w:r>
            <w:proofErr w:type="spellEnd"/>
            <w:r>
              <w:rPr>
                <w:rFonts w:ascii="Calibri" w:hAnsi="Calibri" w:cs="Calibri"/>
                <w:color w:val="000000"/>
                <w:sz w:val="20"/>
                <w:szCs w:val="20"/>
              </w:rPr>
              <w:t xml:space="preserve"> which the agent will retry for the certificate to be fetched</w:t>
            </w:r>
          </w:p>
          <w:p w:rsidR="00CC750B" w:rsidRDefault="00CC750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Retry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 xml:space="preserve">Specify a retry frequency </w:t>
            </w:r>
            <w:proofErr w:type="spellStart"/>
            <w:r>
              <w:rPr>
                <w:rFonts w:ascii="Calibri" w:hAnsi="Calibri" w:cs="Calibri"/>
                <w:color w:val="000000"/>
                <w:sz w:val="20"/>
                <w:szCs w:val="20"/>
              </w:rPr>
              <w:t>upto</w:t>
            </w:r>
            <w:proofErr w:type="spellEnd"/>
            <w:r>
              <w:rPr>
                <w:rFonts w:ascii="Calibri" w:hAnsi="Calibri" w:cs="Calibri"/>
                <w:color w:val="000000"/>
                <w:sz w:val="20"/>
                <w:szCs w:val="20"/>
              </w:rPr>
              <w:t xml:space="preserve"> which the agent will wait for each retry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r w:rsidR="00CC750B" w:rsidTr="00CC75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Certificate Poll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rPr>
              <w:t>Select a specific type to poll the issued certificate from agent to subsystem certificate plugin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50B" w:rsidRDefault="00CC750B">
            <w:pPr>
              <w:pStyle w:val="NormalWeb"/>
              <w:spacing w:before="0" w:beforeAutospacing="0" w:after="0" w:afterAutospacing="0"/>
            </w:pPr>
            <w:r>
              <w:rPr>
                <w:rFonts w:ascii="Calibri" w:hAnsi="Calibri" w:cs="Calibri"/>
                <w:color w:val="000000"/>
                <w:sz w:val="20"/>
                <w:szCs w:val="20"/>
                <w:shd w:val="clear" w:color="auto" w:fill="FFFFFF"/>
              </w:rPr>
              <w:t>NA</w:t>
            </w:r>
          </w:p>
        </w:tc>
      </w:tr>
    </w:tbl>
    <w:p w:rsidR="00CC750B" w:rsidRDefault="00CC750B" w:rsidP="00CC750B">
      <w:pPr>
        <w:spacing w:after="240"/>
      </w:pPr>
    </w:p>
    <w:p w:rsidR="00933C05" w:rsidRDefault="00933C05" w:rsidP="00CC750B">
      <w:pPr>
        <w:spacing w:after="240"/>
      </w:pPr>
      <w:r>
        <w:t>To configure the SCEP settings in the product, follow the below steps</w:t>
      </w:r>
    </w:p>
    <w:p w:rsidR="00933C05" w:rsidRDefault="00933C05" w:rsidP="001044C9">
      <w:pPr>
        <w:numPr>
          <w:ilvl w:val="0"/>
          <w:numId w:val="32"/>
        </w:numPr>
        <w:spacing w:after="0"/>
      </w:pPr>
      <w:r>
        <w:t>Pre-requisite:</w:t>
      </w:r>
      <w:r w:rsidRPr="00933C05">
        <w:t xml:space="preserve"> CA setting details and agent details needs to be configured to proceed with. </w:t>
      </w:r>
    </w:p>
    <w:p w:rsidR="00933C05" w:rsidRPr="00933C05" w:rsidRDefault="00933C05" w:rsidP="001044C9">
      <w:pPr>
        <w:numPr>
          <w:ilvl w:val="0"/>
          <w:numId w:val="32"/>
        </w:numPr>
        <w:spacing w:after="0"/>
      </w:pPr>
      <w:r w:rsidRPr="00933C05">
        <w:t>Click the Menu button.</w:t>
      </w:r>
    </w:p>
    <w:p w:rsidR="00933C05" w:rsidRPr="00933C05" w:rsidRDefault="00933C05" w:rsidP="001044C9">
      <w:pPr>
        <w:numPr>
          <w:ilvl w:val="0"/>
          <w:numId w:val="32"/>
        </w:numPr>
        <w:spacing w:after="0"/>
      </w:pPr>
      <w:r w:rsidRPr="00933C05">
        <w:t xml:space="preserve">Navigate to CERT+ &gt; ADMINISTRATION &gt; </w:t>
      </w:r>
      <w:proofErr w:type="spellStart"/>
      <w:r w:rsidRPr="00933C05">
        <w:t>AutoEnrolment</w:t>
      </w:r>
      <w:proofErr w:type="spellEnd"/>
      <w:r w:rsidRPr="00933C05">
        <w:t xml:space="preserve"> &gt; SCEP</w:t>
      </w:r>
    </w:p>
    <w:p w:rsidR="00933C05" w:rsidRDefault="00933C05" w:rsidP="001044C9">
      <w:pPr>
        <w:numPr>
          <w:ilvl w:val="0"/>
          <w:numId w:val="32"/>
        </w:numPr>
        <w:spacing w:after="0"/>
      </w:pPr>
      <w:r w:rsidRPr="00933C05">
        <w:t>Select Add or Configure Now</w:t>
      </w:r>
    </w:p>
    <w:p w:rsidR="00933C05" w:rsidRDefault="00933C05" w:rsidP="001044C9">
      <w:pPr>
        <w:numPr>
          <w:ilvl w:val="0"/>
          <w:numId w:val="32"/>
        </w:numPr>
        <w:spacing w:after="0"/>
      </w:pPr>
      <w:r>
        <w:t>Add required details as per the steps mentioned above</w:t>
      </w:r>
    </w:p>
    <w:p w:rsidR="00933C05" w:rsidRPr="00933C05" w:rsidRDefault="00933C05" w:rsidP="001044C9">
      <w:pPr>
        <w:numPr>
          <w:ilvl w:val="0"/>
          <w:numId w:val="32"/>
        </w:numPr>
        <w:spacing w:after="0"/>
      </w:pPr>
      <w:r>
        <w:t>Click Save</w:t>
      </w:r>
    </w:p>
    <w:p w:rsidR="00BD3DAB" w:rsidRDefault="00BD3DAB" w:rsidP="00C602E8">
      <w:pPr>
        <w:pStyle w:val="Heading1"/>
      </w:pPr>
      <w:bookmarkStart w:id="34" w:name="_Toc56109838"/>
      <w:bookmarkStart w:id="35" w:name="_Toc56110267"/>
      <w:r>
        <w:t>Certificate and Role Synchronization</w:t>
      </w:r>
      <w:bookmarkEnd w:id="34"/>
      <w:bookmarkEnd w:id="35"/>
    </w:p>
    <w:p w:rsidR="00811EA5" w:rsidRPr="00811EA5" w:rsidRDefault="00811EA5" w:rsidP="00811EA5">
      <w:pPr>
        <w:rPr>
          <w:b/>
        </w:rPr>
      </w:pPr>
      <w:r w:rsidRPr="00811EA5">
        <w:rPr>
          <w:b/>
        </w:rPr>
        <w:t>Onboarding step 4:</w:t>
      </w:r>
    </w:p>
    <w:p w:rsidR="00BD3DAB" w:rsidRPr="00BD3DAB" w:rsidRDefault="00BD3DAB" w:rsidP="00BD3DAB">
      <w:pPr>
        <w:rPr>
          <w:b/>
        </w:rPr>
      </w:pPr>
      <w:r w:rsidRPr="00BD3DAB">
        <w:rPr>
          <w:b/>
        </w:rPr>
        <w:t>Certificate Synchronization:</w:t>
      </w:r>
    </w:p>
    <w:p w:rsidR="00BD3DAB" w:rsidRDefault="00BD3DAB" w:rsidP="00BD3DAB">
      <w:r>
        <w:t xml:space="preserve">To keep the certificates of Google CA and </w:t>
      </w:r>
      <w:proofErr w:type="spellStart"/>
      <w:r>
        <w:t>AppViewX</w:t>
      </w:r>
      <w:proofErr w:type="spellEnd"/>
      <w:r>
        <w:t xml:space="preserve"> inventory, user can enable the Certificate synchronization ON. Once enabled, the certificates will be automatically discovered from the configured CA settings and stored in </w:t>
      </w:r>
      <w:proofErr w:type="spellStart"/>
      <w:r>
        <w:t>AppViewX</w:t>
      </w:r>
      <w:proofErr w:type="spellEnd"/>
      <w:r>
        <w:t xml:space="preserve"> certificate inventory.</w:t>
      </w:r>
    </w:p>
    <w:p w:rsidR="007D39B7" w:rsidRPr="00BD3DAB" w:rsidRDefault="007D39B7" w:rsidP="007D39B7">
      <w:pPr>
        <w:rPr>
          <w:b/>
        </w:rPr>
      </w:pPr>
      <w:r>
        <w:rPr>
          <w:b/>
        </w:rPr>
        <w:t>Role</w:t>
      </w:r>
      <w:r w:rsidRPr="00BD3DAB">
        <w:rPr>
          <w:b/>
        </w:rPr>
        <w:t xml:space="preserve"> Synchronization:</w:t>
      </w:r>
    </w:p>
    <w:p w:rsidR="007D39B7" w:rsidRDefault="007D39B7" w:rsidP="007D39B7">
      <w:r>
        <w:t xml:space="preserve">To keep the user policies of Google CA and </w:t>
      </w:r>
      <w:proofErr w:type="spellStart"/>
      <w:r>
        <w:t>AppViewX</w:t>
      </w:r>
      <w:proofErr w:type="spellEnd"/>
      <w:r>
        <w:t xml:space="preserve"> roles synchronized, user can enable the Role synchronization ON and set the </w:t>
      </w:r>
      <w:proofErr w:type="spellStart"/>
      <w:r>
        <w:t>frequence</w:t>
      </w:r>
      <w:proofErr w:type="spellEnd"/>
      <w:r>
        <w:t xml:space="preserve"> of synchronization.</w:t>
      </w:r>
    </w:p>
    <w:p w:rsidR="00BD3DAB" w:rsidRPr="00BD3DAB" w:rsidRDefault="00BD3DAB" w:rsidP="00BD3DAB">
      <w:r>
        <w:rPr>
          <w:vanish/>
        </w:rPr>
        <w:cr/>
        <w:t xml:space="preserve">nchronizationnventoryn be automatically discovered from the configured cective pe respective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rsidR="007D39B7" w:rsidRPr="00BD3DAB" w:rsidRDefault="00BD3DAB" w:rsidP="00BD3DAB">
      <w:r>
        <w:rPr>
          <w:noProof/>
        </w:rPr>
        <w:lastRenderedPageBreak/>
        <w:drawing>
          <wp:inline distT="0" distB="0" distL="0" distR="0" wp14:anchorId="53181D06" wp14:editId="5F1E62A5">
            <wp:extent cx="5943600" cy="209169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1690"/>
                    </a:xfrm>
                    <a:prstGeom prst="rect">
                      <a:avLst/>
                    </a:prstGeom>
                  </pic:spPr>
                </pic:pic>
              </a:graphicData>
            </a:graphic>
          </wp:inline>
        </w:drawing>
      </w:r>
    </w:p>
    <w:p w:rsidR="005843A0" w:rsidRDefault="005843A0" w:rsidP="00C602E8">
      <w:pPr>
        <w:pStyle w:val="Heading1"/>
      </w:pPr>
      <w:bookmarkStart w:id="36" w:name="_Toc56109839"/>
      <w:bookmarkStart w:id="37" w:name="_Toc56110268"/>
      <w:r>
        <w:t>Certificate Action</w:t>
      </w:r>
      <w:bookmarkEnd w:id="36"/>
      <w:bookmarkEnd w:id="37"/>
    </w:p>
    <w:p w:rsidR="005843A0" w:rsidRDefault="005843A0" w:rsidP="005843A0">
      <w:pPr>
        <w:spacing w:after="0"/>
        <w:ind w:hanging="2"/>
        <w:rPr>
          <w:color w:val="000000"/>
          <w:szCs w:val="24"/>
        </w:rPr>
      </w:pPr>
      <w:proofErr w:type="spellStart"/>
      <w:r>
        <w:rPr>
          <w:color w:val="000000"/>
          <w:szCs w:val="24"/>
        </w:rPr>
        <w:t>AppViewX</w:t>
      </w:r>
      <w:proofErr w:type="spellEnd"/>
      <w:r>
        <w:rPr>
          <w:color w:val="000000"/>
          <w:szCs w:val="24"/>
        </w:rPr>
        <w:t xml:space="preserve"> allows to create, renew, regenerate, and revoke the certificates through </w:t>
      </w:r>
      <w:r w:rsidR="007D39B7">
        <w:rPr>
          <w:color w:val="000000"/>
          <w:szCs w:val="24"/>
        </w:rPr>
        <w:t xml:space="preserve">the product. Google CA supports only Create, </w:t>
      </w:r>
      <w:proofErr w:type="gramStart"/>
      <w:r w:rsidR="007D39B7">
        <w:rPr>
          <w:color w:val="000000"/>
          <w:szCs w:val="24"/>
        </w:rPr>
        <w:t>Regenerate ,</w:t>
      </w:r>
      <w:proofErr w:type="gramEnd"/>
      <w:r w:rsidR="007D39B7">
        <w:rPr>
          <w:color w:val="000000"/>
          <w:szCs w:val="24"/>
        </w:rPr>
        <w:t xml:space="preserve"> Suspend and Revoke of certificates in the Beta version and </w:t>
      </w:r>
      <w:proofErr w:type="spellStart"/>
      <w:r w:rsidR="007D39B7">
        <w:rPr>
          <w:color w:val="000000"/>
          <w:szCs w:val="24"/>
        </w:rPr>
        <w:t>AppViewX</w:t>
      </w:r>
      <w:proofErr w:type="spellEnd"/>
      <w:r w:rsidR="007D39B7">
        <w:rPr>
          <w:color w:val="000000"/>
          <w:szCs w:val="24"/>
        </w:rPr>
        <w:t xml:space="preserve"> limited the support of Renew and Reissue actions.</w:t>
      </w:r>
    </w:p>
    <w:p w:rsidR="007D39B7" w:rsidRDefault="007D39B7" w:rsidP="005843A0">
      <w:pPr>
        <w:spacing w:after="0"/>
        <w:ind w:hanging="2"/>
        <w:rPr>
          <w:color w:val="000000"/>
          <w:szCs w:val="24"/>
        </w:rPr>
      </w:pPr>
    </w:p>
    <w:p w:rsidR="007D39B7" w:rsidRPr="007D39B7" w:rsidRDefault="007D39B7" w:rsidP="007D39B7">
      <w:pPr>
        <w:spacing w:after="0"/>
        <w:rPr>
          <w:color w:val="000000"/>
          <w:szCs w:val="24"/>
        </w:rPr>
      </w:pPr>
      <w:r>
        <w:rPr>
          <w:color w:val="000000"/>
          <w:szCs w:val="24"/>
        </w:rPr>
        <w:t>Supported Actions by Google CA:</w:t>
      </w:r>
    </w:p>
    <w:p w:rsidR="005843A0" w:rsidRDefault="005843A0" w:rsidP="001044C9">
      <w:pPr>
        <w:pStyle w:val="ListParagraph"/>
        <w:numPr>
          <w:ilvl w:val="0"/>
          <w:numId w:val="13"/>
        </w:numPr>
        <w:spacing w:after="0"/>
        <w:rPr>
          <w:color w:val="000000"/>
          <w:szCs w:val="24"/>
        </w:rPr>
      </w:pPr>
      <w:r>
        <w:rPr>
          <w:color w:val="000000"/>
          <w:szCs w:val="24"/>
        </w:rPr>
        <w:t>Enroll/Create new certificates</w:t>
      </w:r>
    </w:p>
    <w:p w:rsidR="005843A0" w:rsidRDefault="005843A0" w:rsidP="001044C9">
      <w:pPr>
        <w:pStyle w:val="ListParagraph"/>
        <w:numPr>
          <w:ilvl w:val="0"/>
          <w:numId w:val="13"/>
        </w:numPr>
        <w:spacing w:after="0"/>
        <w:rPr>
          <w:color w:val="000000"/>
          <w:szCs w:val="24"/>
        </w:rPr>
      </w:pPr>
      <w:r>
        <w:rPr>
          <w:color w:val="000000"/>
          <w:szCs w:val="24"/>
        </w:rPr>
        <w:t>Regenerate Certificate</w:t>
      </w:r>
    </w:p>
    <w:p w:rsidR="007D39B7" w:rsidRDefault="007D39B7" w:rsidP="001044C9">
      <w:pPr>
        <w:pStyle w:val="ListParagraph"/>
        <w:numPr>
          <w:ilvl w:val="0"/>
          <w:numId w:val="13"/>
        </w:numPr>
        <w:spacing w:after="0"/>
        <w:rPr>
          <w:color w:val="000000"/>
          <w:szCs w:val="24"/>
        </w:rPr>
      </w:pPr>
      <w:r>
        <w:rPr>
          <w:color w:val="000000"/>
          <w:szCs w:val="24"/>
        </w:rPr>
        <w:t>Revoke Certificate</w:t>
      </w:r>
    </w:p>
    <w:p w:rsidR="007D39B7" w:rsidRPr="007D39B7" w:rsidRDefault="00811EA5" w:rsidP="007D39B7">
      <w:pPr>
        <w:spacing w:after="0"/>
        <w:rPr>
          <w:color w:val="000000"/>
          <w:szCs w:val="24"/>
        </w:rPr>
      </w:pPr>
      <w:r>
        <w:rPr>
          <w:color w:val="000000"/>
          <w:szCs w:val="24"/>
        </w:rPr>
        <w:t>Actions to be s</w:t>
      </w:r>
      <w:r w:rsidR="007D39B7">
        <w:rPr>
          <w:color w:val="000000"/>
          <w:szCs w:val="24"/>
        </w:rPr>
        <w:t>upported in future:</w:t>
      </w:r>
    </w:p>
    <w:p w:rsidR="005843A0" w:rsidRDefault="005843A0" w:rsidP="001044C9">
      <w:pPr>
        <w:pStyle w:val="ListParagraph"/>
        <w:numPr>
          <w:ilvl w:val="0"/>
          <w:numId w:val="13"/>
        </w:numPr>
        <w:spacing w:after="0"/>
        <w:rPr>
          <w:color w:val="000000"/>
          <w:szCs w:val="24"/>
        </w:rPr>
      </w:pPr>
      <w:r>
        <w:rPr>
          <w:color w:val="000000"/>
          <w:szCs w:val="24"/>
        </w:rPr>
        <w:t>Renew Certificate</w:t>
      </w:r>
    </w:p>
    <w:p w:rsidR="005843A0" w:rsidRDefault="005843A0" w:rsidP="001044C9">
      <w:pPr>
        <w:pStyle w:val="ListParagraph"/>
        <w:numPr>
          <w:ilvl w:val="0"/>
          <w:numId w:val="13"/>
        </w:numPr>
        <w:spacing w:after="0"/>
      </w:pPr>
      <w:r>
        <w:t>Reissue Certificate</w:t>
      </w:r>
    </w:p>
    <w:p w:rsidR="005843A0" w:rsidRDefault="005843A0" w:rsidP="005843A0">
      <w:pPr>
        <w:pStyle w:val="Heading2"/>
      </w:pPr>
      <w:bookmarkStart w:id="38" w:name="_Toc56109840"/>
      <w:bookmarkStart w:id="39" w:name="_Toc56110269"/>
      <w:r>
        <w:t>Enroll</w:t>
      </w:r>
      <w:bookmarkEnd w:id="38"/>
      <w:bookmarkEnd w:id="39"/>
    </w:p>
    <w:p w:rsidR="005843A0" w:rsidRDefault="005843A0" w:rsidP="005843A0">
      <w:pPr>
        <w:ind w:hanging="2"/>
        <w:jc w:val="both"/>
      </w:pPr>
      <w:r>
        <w:t xml:space="preserve">Enroll is termed as Create in the CERT+. It involves the generation of a key pair (private and public key), CSR, and submitting the CSR to the desired CA to procure certificates. The administrator can upload the CSR by generating the key pair on the hosting endpoint or generate the same in </w:t>
      </w:r>
      <w:proofErr w:type="spellStart"/>
      <w:r>
        <w:t>AppViewX</w:t>
      </w:r>
      <w:proofErr w:type="spellEnd"/>
      <w:r>
        <w:t xml:space="preserve">. While using </w:t>
      </w:r>
      <w:proofErr w:type="spellStart"/>
      <w:r>
        <w:t>AppViewX</w:t>
      </w:r>
      <w:proofErr w:type="spellEnd"/>
      <w:r>
        <w:t xml:space="preserve"> to generate CSR, you can either generate the key on the </w:t>
      </w:r>
      <w:proofErr w:type="spellStart"/>
      <w:r>
        <w:t>AppViewX</w:t>
      </w:r>
      <w:proofErr w:type="spellEnd"/>
      <w:r>
        <w:t xml:space="preserve"> platform or an HSM.</w:t>
      </w:r>
    </w:p>
    <w:p w:rsidR="007D39B7" w:rsidRDefault="007D39B7" w:rsidP="007D39B7">
      <w:pPr>
        <w:pStyle w:val="Heading2"/>
      </w:pPr>
      <w:bookmarkStart w:id="40" w:name="_heading=h.2s8eyo1"/>
      <w:bookmarkStart w:id="41" w:name="_heading=h.17dp8vu"/>
      <w:bookmarkStart w:id="42" w:name="_Toc56109841"/>
      <w:bookmarkStart w:id="43" w:name="_Toc56110270"/>
      <w:bookmarkEnd w:id="40"/>
      <w:bookmarkEnd w:id="41"/>
      <w:r>
        <w:t>Regenerate</w:t>
      </w:r>
      <w:bookmarkEnd w:id="42"/>
      <w:bookmarkEnd w:id="43"/>
    </w:p>
    <w:p w:rsidR="007D39B7" w:rsidRDefault="007D39B7" w:rsidP="007D39B7">
      <w:pPr>
        <w:ind w:left="1" w:hanging="3"/>
      </w:pPr>
      <w:r>
        <w:t xml:space="preserve">It is similar to the renew method, but a new CSR from a new private key is generated and sent to a CA for signing. </w:t>
      </w:r>
    </w:p>
    <w:p w:rsidR="007D39B7" w:rsidRDefault="007D39B7" w:rsidP="007D39B7">
      <w:pPr>
        <w:pStyle w:val="Heading2"/>
        <w:ind w:left="1" w:hanging="3"/>
      </w:pPr>
      <w:bookmarkStart w:id="44" w:name="_Toc56109842"/>
      <w:bookmarkStart w:id="45" w:name="_Toc56110271"/>
      <w:r>
        <w:t>Revoke</w:t>
      </w:r>
      <w:bookmarkEnd w:id="44"/>
      <w:bookmarkEnd w:id="45"/>
    </w:p>
    <w:p w:rsidR="007D39B7" w:rsidRDefault="007D39B7" w:rsidP="007D39B7">
      <w:pPr>
        <w:ind w:hanging="2"/>
      </w:pPr>
      <w:r>
        <w:t xml:space="preserve">An administrator can invoke a revocation process if the admin wishes to remove a certificate from the service before its expiration date. This helps when you suspect the private key has </w:t>
      </w:r>
      <w:r>
        <w:lastRenderedPageBreak/>
        <w:t>been compromised, the certificate is for decommissioned applications or servers, affiliation change with certificate attributes, and the organization or entity bound to the certificate has ceased or suspended operation.</w:t>
      </w:r>
    </w:p>
    <w:p w:rsidR="005843A0" w:rsidRDefault="005843A0" w:rsidP="005843A0">
      <w:pPr>
        <w:pStyle w:val="Heading2"/>
      </w:pPr>
      <w:bookmarkStart w:id="46" w:name="_Toc56109843"/>
      <w:bookmarkStart w:id="47" w:name="_Toc56110272"/>
      <w:r>
        <w:t>Renew</w:t>
      </w:r>
      <w:bookmarkEnd w:id="46"/>
      <w:bookmarkEnd w:id="47"/>
    </w:p>
    <w:p w:rsidR="005843A0" w:rsidRDefault="005843A0" w:rsidP="005843A0">
      <w:r>
        <w:t xml:space="preserve">The validity period of the certificate is extended to a new certificate for the same term. </w:t>
      </w:r>
    </w:p>
    <w:p w:rsidR="005843A0" w:rsidRDefault="005843A0" w:rsidP="005843A0">
      <w:pPr>
        <w:pStyle w:val="Heading2"/>
      </w:pPr>
      <w:bookmarkStart w:id="48" w:name="_Toc56109844"/>
      <w:bookmarkStart w:id="49" w:name="_Toc56110273"/>
      <w:r>
        <w:t>Reissue</w:t>
      </w:r>
      <w:bookmarkEnd w:id="48"/>
      <w:bookmarkEnd w:id="49"/>
    </w:p>
    <w:p w:rsidR="005843A0" w:rsidRDefault="005843A0" w:rsidP="00FA3F9B">
      <w:pPr>
        <w:ind w:left="1" w:hanging="3"/>
      </w:pPr>
      <w:r>
        <w:t xml:space="preserve">If the private key of the certificate is lost, the certificate is reissued. Reissuing certificates will not extend the validity of the certificate. </w:t>
      </w:r>
      <w:r>
        <w:rPr>
          <w:b/>
          <w:sz w:val="28"/>
          <w:szCs w:val="28"/>
        </w:rPr>
        <w:t xml:space="preserve"> </w:t>
      </w:r>
      <w:bookmarkStart w:id="50" w:name="_heading=h.3rdcrjn"/>
      <w:bookmarkStart w:id="51" w:name="_heading=h.26in1rg"/>
      <w:bookmarkEnd w:id="50"/>
      <w:bookmarkEnd w:id="51"/>
    </w:p>
    <w:p w:rsidR="005843A0" w:rsidRDefault="005843A0" w:rsidP="005843A0">
      <w:pPr>
        <w:pStyle w:val="Heading1"/>
        <w:ind w:left="2" w:hanging="4"/>
      </w:pPr>
      <w:bookmarkStart w:id="52" w:name="_Toc56109845"/>
      <w:bookmarkStart w:id="53" w:name="_Toc56110274"/>
      <w:r>
        <w:t>Enroll (or) Create a Certificate</w:t>
      </w:r>
      <w:bookmarkEnd w:id="52"/>
      <w:bookmarkEnd w:id="53"/>
      <w:r>
        <w:t xml:space="preserve"> </w:t>
      </w:r>
    </w:p>
    <w:p w:rsidR="005843A0" w:rsidRDefault="005843A0" w:rsidP="005843A0">
      <w:r>
        <w:t xml:space="preserve">Certificate enrollment in </w:t>
      </w:r>
      <w:proofErr w:type="gramStart"/>
      <w:r>
        <w:t>an</w:t>
      </w:r>
      <w:proofErr w:type="gramEnd"/>
      <w:r>
        <w:t xml:space="preserve"> </w:t>
      </w:r>
      <w:r w:rsidR="005D3ABE">
        <w:t>Google</w:t>
      </w:r>
      <w:r>
        <w:t xml:space="preserve"> CA is integrated with </w:t>
      </w:r>
      <w:proofErr w:type="spellStart"/>
      <w:r>
        <w:t>AppViewX</w:t>
      </w:r>
      <w:proofErr w:type="spellEnd"/>
      <w:r>
        <w:t xml:space="preserve"> as follows:</w:t>
      </w:r>
    </w:p>
    <w:p w:rsidR="005843A0" w:rsidRDefault="005843A0" w:rsidP="001044C9">
      <w:pPr>
        <w:pStyle w:val="ListParagraph"/>
        <w:numPr>
          <w:ilvl w:val="0"/>
          <w:numId w:val="14"/>
        </w:numPr>
      </w:pPr>
      <w:r>
        <w:t xml:space="preserve">Click on the </w:t>
      </w:r>
      <w:r>
        <w:rPr>
          <w:b/>
        </w:rPr>
        <w:t xml:space="preserve">menu </w:t>
      </w:r>
      <w:r>
        <w:t>button.</w:t>
      </w:r>
    </w:p>
    <w:p w:rsidR="005843A0" w:rsidRDefault="005843A0" w:rsidP="001044C9">
      <w:pPr>
        <w:pStyle w:val="ListParagraph"/>
        <w:numPr>
          <w:ilvl w:val="0"/>
          <w:numId w:val="14"/>
        </w:numPr>
      </w:pPr>
      <w:r>
        <w:t xml:space="preserve">Navigate to </w:t>
      </w:r>
      <w:r>
        <w:rPr>
          <w:b/>
        </w:rPr>
        <w:t>CERT+</w:t>
      </w:r>
      <w:r>
        <w:t xml:space="preserve"> &gt; </w:t>
      </w:r>
      <w:r>
        <w:rPr>
          <w:b/>
        </w:rPr>
        <w:t>Certificate Action</w:t>
      </w:r>
      <w:r>
        <w:t xml:space="preserve"> &gt; </w:t>
      </w:r>
      <w:r>
        <w:rPr>
          <w:b/>
        </w:rPr>
        <w:t>Enroll Certificate</w:t>
      </w:r>
      <w:r>
        <w:t xml:space="preserve"> &gt; </w:t>
      </w:r>
      <w:r>
        <w:rPr>
          <w:b/>
        </w:rPr>
        <w:t>Server</w:t>
      </w:r>
      <w:r>
        <w:t xml:space="preserve"> to create a server certificate.</w:t>
      </w:r>
    </w:p>
    <w:p w:rsidR="005843A0" w:rsidRDefault="005843A0" w:rsidP="001044C9">
      <w:pPr>
        <w:pStyle w:val="ListParagraph"/>
        <w:numPr>
          <w:ilvl w:val="0"/>
          <w:numId w:val="14"/>
        </w:numPr>
      </w:pPr>
      <w:r>
        <w:t xml:space="preserve">Navigate to </w:t>
      </w:r>
      <w:r>
        <w:rPr>
          <w:b/>
        </w:rPr>
        <w:t>CERT+</w:t>
      </w:r>
      <w:r>
        <w:t xml:space="preserve"> &gt; </w:t>
      </w:r>
      <w:r>
        <w:rPr>
          <w:b/>
        </w:rPr>
        <w:t>Certificate Action &gt; Enroll Certificate &gt; Client</w:t>
      </w:r>
      <w:r>
        <w:t xml:space="preserve"> to create a client certificate.</w:t>
      </w:r>
    </w:p>
    <w:p w:rsidR="005843A0" w:rsidRDefault="005843A0" w:rsidP="001044C9">
      <w:pPr>
        <w:pStyle w:val="ListParagraph"/>
        <w:numPr>
          <w:ilvl w:val="0"/>
          <w:numId w:val="14"/>
        </w:numPr>
      </w:pPr>
      <w:r>
        <w:t xml:space="preserve">Click </w:t>
      </w:r>
      <w:r>
        <w:rPr>
          <w:b/>
        </w:rPr>
        <w:t>Enroll Certificate</w:t>
      </w:r>
      <w:r>
        <w:t xml:space="preserve"> &gt;</w:t>
      </w:r>
      <w:r>
        <w:rPr>
          <w:b/>
        </w:rPr>
        <w:t xml:space="preserve"> Server</w:t>
      </w:r>
      <w:r>
        <w:t xml:space="preserve"> in the left navigation panel. The Enroll Server Certificate page appears for the selected certificate category.</w:t>
      </w:r>
      <w:r w:rsidR="007B616B">
        <w:rPr>
          <w:noProof/>
        </w:rPr>
        <w:drawing>
          <wp:inline distT="0" distB="0" distL="0" distR="0" wp14:anchorId="2BBB2A43" wp14:editId="46510968">
            <wp:extent cx="5438775" cy="3895725"/>
            <wp:effectExtent l="0" t="0" r="0" b="0"/>
            <wp:docPr id="1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895725"/>
                    </a:xfrm>
                    <a:prstGeom prst="rect">
                      <a:avLst/>
                    </a:prstGeom>
                    <a:noFill/>
                    <a:ln>
                      <a:noFill/>
                    </a:ln>
                  </pic:spPr>
                </pic:pic>
              </a:graphicData>
            </a:graphic>
          </wp:inline>
        </w:drawing>
      </w:r>
    </w:p>
    <w:p w:rsidR="005843A0" w:rsidRDefault="005843A0" w:rsidP="001044C9">
      <w:pPr>
        <w:pStyle w:val="ListParagraph"/>
        <w:numPr>
          <w:ilvl w:val="0"/>
          <w:numId w:val="14"/>
        </w:numPr>
        <w:spacing w:after="0"/>
        <w:rPr>
          <w:color w:val="000000"/>
          <w:szCs w:val="24"/>
        </w:rPr>
      </w:pPr>
      <w:r>
        <w:rPr>
          <w:color w:val="000000"/>
          <w:szCs w:val="24"/>
        </w:rPr>
        <w:lastRenderedPageBreak/>
        <w:t xml:space="preserve">On the </w:t>
      </w:r>
      <w:r>
        <w:rPr>
          <w:b/>
          <w:color w:val="000000"/>
          <w:szCs w:val="24"/>
        </w:rPr>
        <w:t xml:space="preserve">Enroll Server Certificate </w:t>
      </w:r>
      <w:r>
        <w:rPr>
          <w:color w:val="000000"/>
          <w:szCs w:val="24"/>
        </w:rPr>
        <w:t xml:space="preserve">page, enter the details in the </w:t>
      </w:r>
      <w:r>
        <w:rPr>
          <w:b/>
          <w:color w:val="000000"/>
          <w:szCs w:val="24"/>
        </w:rPr>
        <w:t>General Information</w:t>
      </w:r>
      <w:r>
        <w:rPr>
          <w:color w:val="000000"/>
          <w:szCs w:val="24"/>
        </w:rPr>
        <w:t xml:space="preserve">, </w:t>
      </w:r>
      <w:r>
        <w:rPr>
          <w:b/>
          <w:color w:val="000000"/>
          <w:szCs w:val="24"/>
        </w:rPr>
        <w:t>CA Details</w:t>
      </w:r>
      <w:r>
        <w:rPr>
          <w:color w:val="000000"/>
          <w:szCs w:val="24"/>
        </w:rPr>
        <w:t xml:space="preserve">, </w:t>
      </w:r>
      <w:r>
        <w:rPr>
          <w:b/>
          <w:color w:val="000000"/>
          <w:szCs w:val="24"/>
        </w:rPr>
        <w:t>CSR Parameters</w:t>
      </w:r>
      <w:r>
        <w:rPr>
          <w:color w:val="000000"/>
          <w:szCs w:val="24"/>
        </w:rPr>
        <w:t xml:space="preserve">, </w:t>
      </w:r>
      <w:r>
        <w:rPr>
          <w:b/>
          <w:color w:val="000000"/>
          <w:szCs w:val="24"/>
        </w:rPr>
        <w:t>Attachments</w:t>
      </w:r>
      <w:r>
        <w:rPr>
          <w:color w:val="000000"/>
          <w:szCs w:val="24"/>
        </w:rPr>
        <w:t xml:space="preserve">, </w:t>
      </w:r>
      <w:r>
        <w:rPr>
          <w:b/>
          <w:color w:val="000000"/>
          <w:szCs w:val="24"/>
        </w:rPr>
        <w:t>Generic Fields</w:t>
      </w:r>
      <w:r>
        <w:rPr>
          <w:color w:val="000000"/>
          <w:szCs w:val="24"/>
        </w:rPr>
        <w:t xml:space="preserve">, </w:t>
      </w:r>
      <w:r>
        <w:rPr>
          <w:b/>
          <w:color w:val="000000"/>
          <w:szCs w:val="24"/>
        </w:rPr>
        <w:t>Vendor Specific Details</w:t>
      </w:r>
      <w:r>
        <w:rPr>
          <w:color w:val="000000"/>
          <w:szCs w:val="24"/>
        </w:rPr>
        <w:t xml:space="preserve">, and </w:t>
      </w:r>
      <w:r>
        <w:rPr>
          <w:b/>
          <w:color w:val="000000"/>
          <w:szCs w:val="24"/>
        </w:rPr>
        <w:t>Custom Attributes</w:t>
      </w:r>
      <w:r>
        <w:rPr>
          <w:color w:val="000000"/>
          <w:szCs w:val="24"/>
        </w:rPr>
        <w:t xml:space="preserve"> sections.</w:t>
      </w:r>
    </w:p>
    <w:p w:rsidR="005843A0" w:rsidRDefault="005843A0" w:rsidP="001044C9">
      <w:pPr>
        <w:pStyle w:val="ListParagraph"/>
        <w:numPr>
          <w:ilvl w:val="0"/>
          <w:numId w:val="14"/>
        </w:numPr>
        <w:spacing w:after="0"/>
        <w:rPr>
          <w:color w:val="000000"/>
          <w:szCs w:val="24"/>
        </w:rPr>
      </w:pPr>
      <w:r>
        <w:rPr>
          <w:color w:val="000000"/>
          <w:szCs w:val="24"/>
        </w:rPr>
        <w:t>Under the </w:t>
      </w:r>
      <w:r>
        <w:rPr>
          <w:b/>
          <w:color w:val="000000"/>
          <w:szCs w:val="24"/>
        </w:rPr>
        <w:t xml:space="preserve">General Information </w:t>
      </w:r>
      <w:r>
        <w:rPr>
          <w:color w:val="000000"/>
          <w:szCs w:val="24"/>
        </w:rPr>
        <w:t>section</w:t>
      </w:r>
      <w:r>
        <w:rPr>
          <w:b/>
          <w:color w:val="000000"/>
          <w:szCs w:val="24"/>
        </w:rPr>
        <w:t>,</w:t>
      </w:r>
      <w:r>
        <w:rPr>
          <w:color w:val="000000"/>
          <w:szCs w:val="24"/>
        </w:rPr>
        <w:t> enter the required details in the respective fields:</w:t>
      </w:r>
      <w:r w:rsidR="007B616B">
        <w:rPr>
          <w:noProof/>
        </w:rPr>
        <w:drawing>
          <wp:inline distT="0" distB="0" distL="0" distR="0" wp14:anchorId="2DE2B60C" wp14:editId="6D6EA6F9">
            <wp:extent cx="5495925" cy="962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r>
        <w:rPr>
          <w:color w:val="000000"/>
          <w:sz w:val="22"/>
        </w:rPr>
        <w:br/>
      </w:r>
    </w:p>
    <w:p w:rsidR="005843A0" w:rsidRDefault="005843A0" w:rsidP="001044C9">
      <w:pPr>
        <w:pStyle w:val="ListParagraph"/>
        <w:numPr>
          <w:ilvl w:val="1"/>
          <w:numId w:val="14"/>
        </w:numPr>
      </w:pPr>
      <w:r>
        <w:t xml:space="preserve">Click the </w:t>
      </w:r>
      <w:r>
        <w:rPr>
          <w:b/>
        </w:rPr>
        <w:t>Assign Group</w:t>
      </w:r>
      <w:r>
        <w:t xml:space="preserve"> drop-down.</w:t>
      </w:r>
      <w:r>
        <w:br/>
        <w:t>The assigned list of groups is displayed.</w:t>
      </w:r>
    </w:p>
    <w:p w:rsidR="005843A0" w:rsidRDefault="005843A0" w:rsidP="001044C9">
      <w:pPr>
        <w:pStyle w:val="ListParagraph"/>
        <w:numPr>
          <w:ilvl w:val="1"/>
          <w:numId w:val="14"/>
        </w:numPr>
      </w:pPr>
      <w:r>
        <w:t>Select a desired group from the drop-down option.</w:t>
      </w:r>
    </w:p>
    <w:p w:rsidR="005843A0" w:rsidRDefault="005843A0" w:rsidP="001044C9">
      <w:pPr>
        <w:pStyle w:val="ListParagraph"/>
        <w:numPr>
          <w:ilvl w:val="0"/>
          <w:numId w:val="14"/>
        </w:numPr>
        <w:spacing w:after="0"/>
        <w:rPr>
          <w:color w:val="000000"/>
          <w:sz w:val="22"/>
        </w:rPr>
      </w:pPr>
      <w:r>
        <w:rPr>
          <w:color w:val="000000"/>
          <w:szCs w:val="24"/>
        </w:rPr>
        <w:t>Under the </w:t>
      </w:r>
      <w:r>
        <w:rPr>
          <w:b/>
          <w:color w:val="000000"/>
          <w:szCs w:val="24"/>
        </w:rPr>
        <w:t xml:space="preserve">CA Details </w:t>
      </w:r>
      <w:r>
        <w:rPr>
          <w:color w:val="000000"/>
          <w:szCs w:val="24"/>
        </w:rPr>
        <w:t>section</w:t>
      </w:r>
      <w:r>
        <w:rPr>
          <w:b/>
          <w:color w:val="000000"/>
          <w:szCs w:val="24"/>
        </w:rPr>
        <w:t>,</w:t>
      </w:r>
      <w:r>
        <w:rPr>
          <w:color w:val="000000"/>
          <w:szCs w:val="24"/>
        </w:rPr>
        <w:t> enter the required details in the respective fields:</w:t>
      </w:r>
      <w:r>
        <w:rPr>
          <w:color w:val="000000"/>
          <w:sz w:val="22"/>
        </w:rPr>
        <w:br/>
      </w:r>
      <w:r w:rsidR="00975522">
        <w:rPr>
          <w:noProof/>
        </w:rPr>
        <w:drawing>
          <wp:inline distT="0" distB="0" distL="0" distR="0" wp14:anchorId="49089CA3" wp14:editId="6A6DEE8E">
            <wp:extent cx="4997308" cy="267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35" cy="2676410"/>
                    </a:xfrm>
                    <a:prstGeom prst="rect">
                      <a:avLst/>
                    </a:prstGeom>
                  </pic:spPr>
                </pic:pic>
              </a:graphicData>
            </a:graphic>
          </wp:inline>
        </w:drawing>
      </w:r>
    </w:p>
    <w:p w:rsidR="005843A0" w:rsidRDefault="005843A0" w:rsidP="001044C9">
      <w:pPr>
        <w:pStyle w:val="ListParagraph"/>
        <w:numPr>
          <w:ilvl w:val="1"/>
          <w:numId w:val="14"/>
        </w:numPr>
        <w:spacing w:after="0"/>
      </w:pPr>
      <w:r>
        <w:t xml:space="preserve">Select </w:t>
      </w:r>
      <w:r w:rsidR="00975522">
        <w:rPr>
          <w:b/>
        </w:rPr>
        <w:t>Google</w:t>
      </w:r>
      <w:r>
        <w:t xml:space="preserve"> from the </w:t>
      </w:r>
      <w:r>
        <w:rPr>
          <w:b/>
        </w:rPr>
        <w:t>Certificate Authority</w:t>
      </w:r>
      <w:r>
        <w:t xml:space="preserve"> drop-down option. </w:t>
      </w:r>
    </w:p>
    <w:p w:rsidR="005843A0" w:rsidRDefault="005843A0" w:rsidP="001044C9">
      <w:pPr>
        <w:pStyle w:val="ListParagraph"/>
        <w:numPr>
          <w:ilvl w:val="1"/>
          <w:numId w:val="14"/>
        </w:numPr>
        <w:spacing w:after="0"/>
      </w:pPr>
      <w:r>
        <w:t xml:space="preserve">If required, select the </w:t>
      </w:r>
      <w:r>
        <w:rPr>
          <w:b/>
        </w:rPr>
        <w:t>Renew Automatically</w:t>
      </w:r>
      <w:r>
        <w:t xml:space="preserve"> toggle button and specify the number of days before expiry.</w:t>
      </w:r>
    </w:p>
    <w:p w:rsidR="005843A0" w:rsidRDefault="005843A0" w:rsidP="001044C9">
      <w:pPr>
        <w:pStyle w:val="ListParagraph"/>
        <w:numPr>
          <w:ilvl w:val="1"/>
          <w:numId w:val="14"/>
        </w:numPr>
        <w:spacing w:after="0"/>
      </w:pPr>
      <w:r>
        <w:t xml:space="preserve">If required, select the </w:t>
      </w:r>
      <w:r>
        <w:rPr>
          <w:b/>
        </w:rPr>
        <w:t>Regenerate Automatically</w:t>
      </w:r>
      <w:r>
        <w:t xml:space="preserve"> toggle button and specify the number of days before expiry.</w:t>
      </w:r>
    </w:p>
    <w:p w:rsidR="005843A0" w:rsidRDefault="005843A0" w:rsidP="001044C9">
      <w:pPr>
        <w:pStyle w:val="ListParagraph"/>
        <w:numPr>
          <w:ilvl w:val="1"/>
          <w:numId w:val="14"/>
        </w:numPr>
        <w:spacing w:after="0"/>
      </w:pPr>
      <w:r>
        <w:t>Select the desired CA Account</w:t>
      </w:r>
      <w:r>
        <w:rPr>
          <w:b/>
        </w:rPr>
        <w:t xml:space="preserve"> </w:t>
      </w:r>
      <w:r>
        <w:t>from the drop-down option.</w:t>
      </w:r>
    </w:p>
    <w:p w:rsidR="005843A0" w:rsidRDefault="005843A0" w:rsidP="001044C9">
      <w:pPr>
        <w:pStyle w:val="ListParagraph"/>
        <w:numPr>
          <w:ilvl w:val="1"/>
          <w:numId w:val="14"/>
        </w:numPr>
        <w:spacing w:after="0"/>
      </w:pPr>
      <w:r>
        <w:t xml:space="preserve">Enter the </w:t>
      </w:r>
      <w:r w:rsidR="00975522">
        <w:t>Google</w:t>
      </w:r>
      <w:r>
        <w:t xml:space="preserve"> Connector Name.</w:t>
      </w:r>
    </w:p>
    <w:p w:rsidR="005843A0" w:rsidRDefault="005843A0" w:rsidP="001044C9">
      <w:pPr>
        <w:pStyle w:val="ListParagraph"/>
        <w:numPr>
          <w:ilvl w:val="1"/>
          <w:numId w:val="14"/>
        </w:numPr>
        <w:spacing w:after="0"/>
      </w:pPr>
      <w:r>
        <w:t>Enter Description if needed.</w:t>
      </w:r>
    </w:p>
    <w:p w:rsidR="005843A0" w:rsidRDefault="005843A0" w:rsidP="001044C9">
      <w:pPr>
        <w:pStyle w:val="ListParagraph"/>
        <w:numPr>
          <w:ilvl w:val="1"/>
          <w:numId w:val="14"/>
        </w:numPr>
        <w:spacing w:after="0"/>
      </w:pPr>
      <w:r>
        <w:t>Select desired CSR Generation,</w:t>
      </w:r>
    </w:p>
    <w:p w:rsidR="005843A0" w:rsidRDefault="005843A0" w:rsidP="001044C9">
      <w:pPr>
        <w:pStyle w:val="ListParagraph"/>
        <w:numPr>
          <w:ilvl w:val="2"/>
          <w:numId w:val="14"/>
        </w:numPr>
        <w:spacing w:after="0"/>
      </w:pPr>
      <w:proofErr w:type="spellStart"/>
      <w:r>
        <w:rPr>
          <w:b/>
        </w:rPr>
        <w:t>AppViewX</w:t>
      </w:r>
      <w:proofErr w:type="spellEnd"/>
      <w:r>
        <w:t xml:space="preserve"> - Private key and CSR will be created in </w:t>
      </w:r>
      <w:proofErr w:type="spellStart"/>
      <w:r>
        <w:t>AppViewX</w:t>
      </w:r>
      <w:proofErr w:type="spellEnd"/>
      <w:r>
        <w:t xml:space="preserve"> based on CSR parameters given.</w:t>
      </w:r>
    </w:p>
    <w:p w:rsidR="005843A0" w:rsidRDefault="005843A0" w:rsidP="001044C9">
      <w:pPr>
        <w:pStyle w:val="ListParagraph"/>
        <w:numPr>
          <w:ilvl w:val="2"/>
          <w:numId w:val="14"/>
        </w:numPr>
        <w:spacing w:after="0"/>
      </w:pPr>
      <w:r>
        <w:rPr>
          <w:b/>
        </w:rPr>
        <w:lastRenderedPageBreak/>
        <w:t>Upload CSR</w:t>
      </w:r>
      <w:r>
        <w:t xml:space="preserve"> - Uploaded CSR will be taken as source to populate CSR parameters and submit to CA.</w:t>
      </w:r>
    </w:p>
    <w:p w:rsidR="005843A0" w:rsidRDefault="005843A0" w:rsidP="001044C9">
      <w:pPr>
        <w:pStyle w:val="ListParagraph"/>
        <w:numPr>
          <w:ilvl w:val="2"/>
          <w:numId w:val="14"/>
        </w:numPr>
        <w:spacing w:after="0"/>
      </w:pPr>
      <w:r>
        <w:rPr>
          <w:b/>
        </w:rPr>
        <w:t>HSM</w:t>
      </w:r>
      <w:r>
        <w:t xml:space="preserve"> - Private key and CSR will be created in the selected HSM device based on CSR parameters given.</w:t>
      </w:r>
    </w:p>
    <w:p w:rsidR="005843A0" w:rsidRDefault="005843A0" w:rsidP="001044C9">
      <w:pPr>
        <w:pStyle w:val="ListParagraph"/>
        <w:numPr>
          <w:ilvl w:val="2"/>
          <w:numId w:val="14"/>
        </w:numPr>
        <w:spacing w:after="0" w:line="240" w:lineRule="auto"/>
        <w:rPr>
          <w:color w:val="000000"/>
          <w:sz w:val="22"/>
        </w:rPr>
      </w:pPr>
      <w:r>
        <w:rPr>
          <w:b/>
          <w:color w:val="000000"/>
          <w:szCs w:val="24"/>
        </w:rPr>
        <w:t>End Point</w:t>
      </w:r>
      <w:r>
        <w:rPr>
          <w:color w:val="000000"/>
          <w:szCs w:val="24"/>
        </w:rPr>
        <w:t xml:space="preserve"> - Private key and CSR will be created in the selected End Point device based on CSR parameters given.</w:t>
      </w:r>
    </w:p>
    <w:p w:rsidR="005843A0" w:rsidRDefault="005843A0" w:rsidP="001044C9">
      <w:pPr>
        <w:pStyle w:val="ListParagraph"/>
        <w:numPr>
          <w:ilvl w:val="0"/>
          <w:numId w:val="14"/>
        </w:numPr>
        <w:spacing w:after="0"/>
      </w:pPr>
      <w:r>
        <w:rPr>
          <w:color w:val="000000"/>
        </w:rPr>
        <w:t>Under the </w:t>
      </w:r>
      <w:r>
        <w:rPr>
          <w:b/>
          <w:color w:val="000000"/>
        </w:rPr>
        <w:t xml:space="preserve">CSR Parameters </w:t>
      </w:r>
      <w:r>
        <w:rPr>
          <w:color w:val="000000"/>
        </w:rPr>
        <w:t>section</w:t>
      </w:r>
      <w:r>
        <w:rPr>
          <w:b/>
          <w:color w:val="000000"/>
        </w:rPr>
        <w:t>,</w:t>
      </w:r>
      <w:r>
        <w:rPr>
          <w:color w:val="000000"/>
        </w:rPr>
        <w:t> </w:t>
      </w:r>
      <w:r>
        <w:t>enter the required details in the respective fields:</w:t>
      </w:r>
      <w:r>
        <w:br/>
      </w:r>
      <w:r w:rsidR="007B616B">
        <w:rPr>
          <w:noProof/>
        </w:rPr>
        <w:drawing>
          <wp:inline distT="0" distB="0" distL="0" distR="0" wp14:anchorId="1665B985" wp14:editId="578AE76D">
            <wp:extent cx="4627461" cy="38722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4276" cy="3877988"/>
                    </a:xfrm>
                    <a:prstGeom prst="rect">
                      <a:avLst/>
                    </a:prstGeom>
                    <a:noFill/>
                    <a:ln>
                      <a:noFill/>
                    </a:ln>
                  </pic:spPr>
                </pic:pic>
              </a:graphicData>
            </a:graphic>
          </wp:inline>
        </w:drawing>
      </w:r>
    </w:p>
    <w:p w:rsidR="005843A0" w:rsidRDefault="007B616B" w:rsidP="00975522">
      <w:pPr>
        <w:spacing w:after="0"/>
        <w:ind w:hanging="2"/>
        <w:jc w:val="center"/>
      </w:pPr>
      <w:r>
        <w:rPr>
          <w:noProof/>
        </w:rPr>
        <w:drawing>
          <wp:inline distT="0" distB="0" distL="0" distR="0" wp14:anchorId="06DD1EB6" wp14:editId="6BEFE4FC">
            <wp:extent cx="3807489" cy="8857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0354" cy="905048"/>
                    </a:xfrm>
                    <a:prstGeom prst="rect">
                      <a:avLst/>
                    </a:prstGeom>
                    <a:noFill/>
                    <a:ln>
                      <a:noFill/>
                    </a:ln>
                  </pic:spPr>
                </pic:pic>
              </a:graphicData>
            </a:graphic>
          </wp:inline>
        </w:drawing>
      </w:r>
    </w:p>
    <w:p w:rsidR="005843A0" w:rsidRPr="00263AA6" w:rsidRDefault="005843A0" w:rsidP="001044C9">
      <w:pPr>
        <w:pStyle w:val="ListParagraph"/>
        <w:numPr>
          <w:ilvl w:val="1"/>
          <w:numId w:val="14"/>
        </w:numPr>
        <w:spacing w:after="0"/>
      </w:pPr>
      <w:r>
        <w:t>Select or enter the following fields:</w:t>
      </w:r>
    </w:p>
    <w:tbl>
      <w:tblPr>
        <w:tblW w:w="8025"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57"/>
        <w:gridCol w:w="3842"/>
        <w:gridCol w:w="2126"/>
      </w:tblGrid>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jc w:val="center"/>
              <w:rPr>
                <w:rFonts w:ascii="Calibri Light" w:hAnsi="Calibri Light" w:cs="Calibri Light"/>
                <w:szCs w:val="24"/>
              </w:rPr>
            </w:pPr>
            <w:r w:rsidRPr="005843A0">
              <w:rPr>
                <w:rFonts w:ascii="Calibri Light" w:hAnsi="Calibri Light" w:cs="Calibri Light"/>
                <w:b/>
                <w:szCs w:val="24"/>
              </w:rPr>
              <w:t>Field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jc w:val="center"/>
              <w:rPr>
                <w:rFonts w:ascii="Calibri Light" w:hAnsi="Calibri Light" w:cs="Calibri Light"/>
                <w:szCs w:val="24"/>
              </w:rPr>
            </w:pPr>
            <w:r w:rsidRPr="005843A0">
              <w:rPr>
                <w:rFonts w:ascii="Calibri Light" w:hAnsi="Calibri Light" w:cs="Calibri Light"/>
                <w:b/>
                <w:szCs w:val="24"/>
              </w:rPr>
              <w:t>Description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jc w:val="center"/>
              <w:rPr>
                <w:rFonts w:ascii="Calibri Light" w:hAnsi="Calibri Light" w:cs="Calibri Light"/>
                <w:szCs w:val="24"/>
              </w:rPr>
            </w:pPr>
            <w:r w:rsidRPr="005843A0">
              <w:rPr>
                <w:rFonts w:ascii="Calibri Light" w:hAnsi="Calibri Light" w:cs="Calibri Light"/>
                <w:b/>
                <w:szCs w:val="24"/>
              </w:rPr>
              <w:t>Type</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b/>
                <w:szCs w:val="24"/>
              </w:rPr>
              <w:t>*</w:t>
            </w:r>
            <w:r w:rsidRPr="005843A0">
              <w:rPr>
                <w:rFonts w:ascii="Calibri Light" w:hAnsi="Calibri Light" w:cs="Calibri Light"/>
                <w:szCs w:val="24"/>
              </w:rPr>
              <w:t>Common Name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common name needs to be present in the certificate.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Subject Alternative Name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 xml:space="preserve">The subject alternative names have been present in certificate. The </w:t>
            </w:r>
            <w:r w:rsidRPr="005843A0">
              <w:rPr>
                <w:rFonts w:ascii="Calibri Light" w:hAnsi="Calibri Light" w:cs="Calibri Light"/>
                <w:szCs w:val="24"/>
              </w:rPr>
              <w:lastRenderedPageBreak/>
              <w:t>available options are DNS and IP Address.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lastRenderedPageBreak/>
              <w:t>Multi select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lastRenderedPageBreak/>
              <w:t>DNS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 xml:space="preserve">The additional domains need to be present in the certificate. By default, </w:t>
            </w:r>
            <w:proofErr w:type="spellStart"/>
            <w:r w:rsidRPr="005843A0">
              <w:rPr>
                <w:rFonts w:ascii="Calibri Light" w:hAnsi="Calibri Light" w:cs="Calibri Light"/>
                <w:szCs w:val="24"/>
              </w:rPr>
              <w:t>AppViewX</w:t>
            </w:r>
            <w:proofErr w:type="spellEnd"/>
            <w:r w:rsidRPr="005843A0">
              <w:rPr>
                <w:rFonts w:ascii="Calibri Light" w:hAnsi="Calibri Light" w:cs="Calibri Light"/>
                <w:szCs w:val="24"/>
              </w:rPr>
              <w:t xml:space="preserve"> adds common names into DNS and User can add additional DNS names if needed.</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Organization</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 xml:space="preserve">The Organization name has to be present in the certificate. This field will be auto filled and editable based on configuration in the selected group’s policy.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Organization Unit</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Organization Unit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Locality</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Locality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State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State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Country</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Country name has to be present in the certificate. This field will be auto filled and editable based on configuration in the selected group’s policy. For example, US.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lastRenderedPageBreak/>
              <w:t>Email Address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Validity (in months)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Enter the number of validity in months.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Select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Challenge Password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challenge password for the certificate, Enter if it's applicable.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Confirm Password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password to confirm the challenge password entered.</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Hash function</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Hash function with which the certificate has to be signed. For Microsoft Enterprise CA, the targeted CA decides the hash function while issuing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Select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Key Type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key type has to be used while creating a private and public key pair.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r w:rsidR="005843A0" w:rsidTr="00975522">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Bit Length</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ind w:hanging="2"/>
              <w:rPr>
                <w:rFonts w:ascii="Calibri Light" w:hAnsi="Calibri Light" w:cs="Calibri Light"/>
                <w:szCs w:val="24"/>
              </w:rPr>
            </w:pPr>
            <w:r w:rsidRPr="005843A0">
              <w:rPr>
                <w:rFonts w:ascii="Calibri Light" w:hAnsi="Calibri Light" w:cs="Calibri Light"/>
                <w:szCs w:val="24"/>
              </w:rPr>
              <w:t>The bit length has to be used while creating a private and public key pair.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3A0" w:rsidRPr="005843A0" w:rsidRDefault="005843A0">
            <w:pPr>
              <w:widowControl w:val="0"/>
              <w:ind w:hanging="2"/>
              <w:rPr>
                <w:rFonts w:ascii="Calibri Light" w:hAnsi="Calibri Light" w:cs="Calibri Light"/>
                <w:szCs w:val="24"/>
              </w:rPr>
            </w:pPr>
            <w:r w:rsidRPr="005843A0">
              <w:rPr>
                <w:rFonts w:ascii="Calibri Light" w:hAnsi="Calibri Light" w:cs="Calibri Light"/>
                <w:szCs w:val="24"/>
              </w:rPr>
              <w:t>Text box</w:t>
            </w:r>
          </w:p>
        </w:tc>
      </w:tr>
    </w:tbl>
    <w:p w:rsidR="005843A0" w:rsidRDefault="005843A0" w:rsidP="001044C9">
      <w:pPr>
        <w:pStyle w:val="ListParagraph"/>
        <w:numPr>
          <w:ilvl w:val="0"/>
          <w:numId w:val="14"/>
        </w:numPr>
        <w:spacing w:after="0"/>
      </w:pPr>
      <w:r>
        <w:t xml:space="preserve">Under the </w:t>
      </w:r>
      <w:r>
        <w:rPr>
          <w:b/>
        </w:rPr>
        <w:t>Attachments</w:t>
      </w:r>
      <w:r>
        <w:t xml:space="preserve"> section, enter the required details in the respective fields:</w:t>
      </w:r>
    </w:p>
    <w:p w:rsidR="005843A0" w:rsidRDefault="005843A0" w:rsidP="001044C9">
      <w:pPr>
        <w:pStyle w:val="ListParagraph"/>
        <w:numPr>
          <w:ilvl w:val="1"/>
          <w:numId w:val="14"/>
        </w:numPr>
        <w:spacing w:after="0"/>
      </w:pPr>
      <w:r>
        <w:t xml:space="preserve">Maintains if there are any additional documents to be maintained in </w:t>
      </w:r>
      <w:proofErr w:type="spellStart"/>
      <w:r>
        <w:t>AppViewX</w:t>
      </w:r>
      <w:proofErr w:type="spellEnd"/>
      <w:r>
        <w:t>.</w:t>
      </w:r>
    </w:p>
    <w:p w:rsidR="005843A0" w:rsidRDefault="005843A0" w:rsidP="001044C9">
      <w:pPr>
        <w:pStyle w:val="ListParagraph"/>
        <w:numPr>
          <w:ilvl w:val="1"/>
          <w:numId w:val="14"/>
        </w:numPr>
        <w:spacing w:after="0"/>
      </w:pPr>
      <w:r>
        <w:t>These documents will not be submitted to CA.</w:t>
      </w:r>
    </w:p>
    <w:p w:rsidR="005843A0" w:rsidRDefault="005843A0" w:rsidP="001044C9">
      <w:pPr>
        <w:pStyle w:val="ListParagraph"/>
        <w:numPr>
          <w:ilvl w:val="1"/>
          <w:numId w:val="14"/>
        </w:numPr>
        <w:spacing w:after="0"/>
      </w:pPr>
      <w:r>
        <w:lastRenderedPageBreak/>
        <w:t>It is a non-mandatory section.</w:t>
      </w:r>
    </w:p>
    <w:p w:rsidR="005843A0" w:rsidRDefault="005843A0" w:rsidP="001044C9">
      <w:pPr>
        <w:pStyle w:val="ListParagraph"/>
        <w:numPr>
          <w:ilvl w:val="0"/>
          <w:numId w:val="14"/>
        </w:numPr>
        <w:spacing w:after="0"/>
      </w:pPr>
      <w:r>
        <w:t xml:space="preserve">Under the </w:t>
      </w:r>
      <w:r>
        <w:rPr>
          <w:b/>
        </w:rPr>
        <w:t>Generic Fields</w:t>
      </w:r>
      <w:r>
        <w:t xml:space="preserve"> section, enter the required details in the respective fields:</w:t>
      </w:r>
    </w:p>
    <w:p w:rsidR="005843A0" w:rsidRDefault="005843A0" w:rsidP="001044C9">
      <w:pPr>
        <w:pStyle w:val="ListParagraph"/>
        <w:numPr>
          <w:ilvl w:val="1"/>
          <w:numId w:val="14"/>
        </w:numPr>
        <w:spacing w:after="0"/>
      </w:pPr>
      <w:r>
        <w:t xml:space="preserve">Application IP address and Device name are the default fields to maintain </w:t>
      </w:r>
      <w:proofErr w:type="spellStart"/>
      <w:r>
        <w:t>ip</w:t>
      </w:r>
      <w:proofErr w:type="spellEnd"/>
      <w:r>
        <w:t xml:space="preserve"> address and device information if needed.</w:t>
      </w:r>
    </w:p>
    <w:p w:rsidR="005843A0" w:rsidRDefault="005843A0" w:rsidP="001044C9">
      <w:pPr>
        <w:pStyle w:val="ListParagraph"/>
        <w:numPr>
          <w:ilvl w:val="1"/>
          <w:numId w:val="14"/>
        </w:numPr>
        <w:spacing w:after="0"/>
      </w:pPr>
      <w:r>
        <w:t>Application IP address and Device name are non-mandatory fields, skip this if you do not want to enter values.</w:t>
      </w:r>
    </w:p>
    <w:p w:rsidR="005843A0" w:rsidRDefault="005843A0" w:rsidP="001044C9">
      <w:pPr>
        <w:pStyle w:val="ListParagraph"/>
        <w:numPr>
          <w:ilvl w:val="0"/>
          <w:numId w:val="14"/>
        </w:numPr>
        <w:spacing w:after="0"/>
      </w:pPr>
      <w:r>
        <w:t xml:space="preserve">Under the Vendor Specific Details section, enter the </w:t>
      </w:r>
      <w:r w:rsidR="00975522">
        <w:t>certificate ID</w:t>
      </w:r>
    </w:p>
    <w:p w:rsidR="005843A0" w:rsidRDefault="005843A0" w:rsidP="001044C9">
      <w:pPr>
        <w:pStyle w:val="ListParagraph"/>
        <w:numPr>
          <w:ilvl w:val="0"/>
          <w:numId w:val="14"/>
        </w:numPr>
        <w:spacing w:after="0"/>
      </w:pPr>
      <w:r>
        <w:t>Under th</w:t>
      </w:r>
      <w:r w:rsidR="00975522">
        <w:t>e Custom Attributes section, ent</w:t>
      </w:r>
      <w:r>
        <w:t xml:space="preserve">er the sample details. </w:t>
      </w:r>
    </w:p>
    <w:p w:rsidR="005843A0" w:rsidRDefault="005843A0" w:rsidP="001044C9">
      <w:pPr>
        <w:pStyle w:val="ListParagraph"/>
        <w:numPr>
          <w:ilvl w:val="0"/>
          <w:numId w:val="14"/>
        </w:numPr>
        <w:spacing w:after="0"/>
      </w:pPr>
      <w:r>
        <w:t>Click the Add button.</w:t>
      </w:r>
    </w:p>
    <w:p w:rsidR="005843A0" w:rsidRDefault="005843A0" w:rsidP="001044C9">
      <w:pPr>
        <w:pStyle w:val="ListParagraph"/>
        <w:numPr>
          <w:ilvl w:val="0"/>
          <w:numId w:val="14"/>
        </w:numPr>
        <w:spacing w:after="0"/>
      </w:pPr>
      <w:r>
        <w:t>Once created successfully, the holistic view page is displayed.</w:t>
      </w:r>
    </w:p>
    <w:p w:rsidR="005843A0" w:rsidRDefault="00FA3F9B" w:rsidP="00263AA6">
      <w:pPr>
        <w:ind w:left="722" w:hanging="2"/>
        <w:rPr>
          <w:color w:val="000000"/>
          <w:szCs w:val="24"/>
        </w:rPr>
      </w:pPr>
      <w:r>
        <w:rPr>
          <w:noProof/>
        </w:rPr>
        <w:drawing>
          <wp:inline distT="0" distB="0" distL="0" distR="0" wp14:anchorId="6D309294" wp14:editId="7B741B7E">
            <wp:extent cx="5943600" cy="211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5185"/>
                    </a:xfrm>
                    <a:prstGeom prst="rect">
                      <a:avLst/>
                    </a:prstGeom>
                  </pic:spPr>
                </pic:pic>
              </a:graphicData>
            </a:graphic>
          </wp:inline>
        </w:drawing>
      </w:r>
    </w:p>
    <w:p w:rsidR="005843A0" w:rsidRDefault="005843A0" w:rsidP="001044C9">
      <w:pPr>
        <w:pStyle w:val="ListParagraph"/>
        <w:numPr>
          <w:ilvl w:val="0"/>
          <w:numId w:val="14"/>
        </w:numPr>
        <w:spacing w:after="0"/>
      </w:pPr>
      <w:r>
        <w:t xml:space="preserve">Click the Submit button to submit the request to </w:t>
      </w:r>
      <w:proofErr w:type="spellStart"/>
      <w:r>
        <w:t>AppViewX</w:t>
      </w:r>
      <w:proofErr w:type="spellEnd"/>
      <w:r>
        <w:t xml:space="preserve"> Visual workflow.</w:t>
      </w:r>
    </w:p>
    <w:p w:rsidR="005843A0" w:rsidRDefault="005843A0" w:rsidP="001044C9">
      <w:pPr>
        <w:pStyle w:val="ListParagraph"/>
        <w:numPr>
          <w:ilvl w:val="0"/>
          <w:numId w:val="14"/>
        </w:numPr>
        <w:spacing w:after="0"/>
      </w:pPr>
      <w:r>
        <w:t xml:space="preserve">Once the submit action is triggered, the Submit pop-up window appears. Add comments if needed, and then click the </w:t>
      </w:r>
      <w:r>
        <w:rPr>
          <w:b/>
        </w:rPr>
        <w:t>Yes</w:t>
      </w:r>
      <w:r>
        <w:t xml:space="preserve"> button.</w:t>
      </w:r>
    </w:p>
    <w:p w:rsidR="005843A0" w:rsidRDefault="007B616B" w:rsidP="00263AA6">
      <w:pPr>
        <w:spacing w:after="0"/>
        <w:ind w:left="722" w:hanging="2"/>
      </w:pPr>
      <w:r>
        <w:rPr>
          <w:noProof/>
        </w:rPr>
        <w:drawing>
          <wp:inline distT="0" distB="0" distL="0" distR="0" wp14:anchorId="304FA7FC" wp14:editId="7AEC4815">
            <wp:extent cx="3105150" cy="1847850"/>
            <wp:effectExtent l="0" t="0" r="0" b="0"/>
            <wp:docPr id="2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1847850"/>
                    </a:xfrm>
                    <a:prstGeom prst="rect">
                      <a:avLst/>
                    </a:prstGeom>
                    <a:noFill/>
                    <a:ln>
                      <a:noFill/>
                    </a:ln>
                  </pic:spPr>
                </pic:pic>
              </a:graphicData>
            </a:graphic>
          </wp:inline>
        </w:drawing>
      </w:r>
    </w:p>
    <w:p w:rsidR="005843A0" w:rsidRDefault="005843A0" w:rsidP="001044C9">
      <w:pPr>
        <w:pStyle w:val="ListParagraph"/>
        <w:numPr>
          <w:ilvl w:val="0"/>
          <w:numId w:val="14"/>
        </w:numPr>
        <w:spacing w:after="0"/>
      </w:pPr>
      <w:r>
        <w:t xml:space="preserve">Click </w:t>
      </w:r>
      <w:r>
        <w:rPr>
          <w:b/>
        </w:rPr>
        <w:t>Approve</w:t>
      </w:r>
      <w:r>
        <w:t xml:space="preserve"> to proceed.</w:t>
      </w:r>
    </w:p>
    <w:p w:rsidR="005843A0" w:rsidRDefault="005843A0" w:rsidP="001044C9">
      <w:pPr>
        <w:pStyle w:val="ListParagraph"/>
        <w:numPr>
          <w:ilvl w:val="0"/>
          <w:numId w:val="14"/>
        </w:numPr>
        <w:spacing w:after="0"/>
      </w:pPr>
      <w:r>
        <w:t xml:space="preserve">The </w:t>
      </w:r>
      <w:r>
        <w:rPr>
          <w:b/>
        </w:rPr>
        <w:t>Approve</w:t>
      </w:r>
      <w:r>
        <w:t xml:space="preserve"> pop-up window appears. Click </w:t>
      </w:r>
      <w:r>
        <w:rPr>
          <w:b/>
        </w:rPr>
        <w:t>Schedule later</w:t>
      </w:r>
      <w:r>
        <w:t xml:space="preserve"> if the workflow request has to be app</w:t>
      </w:r>
      <w:r w:rsidR="00FA3F9B">
        <w:t xml:space="preserve">roved automatically in future. </w:t>
      </w:r>
    </w:p>
    <w:p w:rsidR="005843A0" w:rsidRDefault="005843A0" w:rsidP="001044C9">
      <w:pPr>
        <w:pStyle w:val="ListParagraph"/>
        <w:numPr>
          <w:ilvl w:val="0"/>
          <w:numId w:val="14"/>
        </w:numPr>
        <w:spacing w:after="0"/>
      </w:pPr>
      <w:r>
        <w:t>Add com</w:t>
      </w:r>
      <w:r w:rsidR="00FA3F9B">
        <w:t>ments and click the Yes button</w:t>
      </w:r>
    </w:p>
    <w:p w:rsidR="005843A0" w:rsidRDefault="005843A0" w:rsidP="001044C9">
      <w:pPr>
        <w:pStyle w:val="ListParagraph"/>
        <w:numPr>
          <w:ilvl w:val="0"/>
          <w:numId w:val="14"/>
        </w:numPr>
        <w:spacing w:after="0"/>
      </w:pPr>
      <w:r>
        <w:t>Once approved, User can see the Implement option in the holistic view. Click Implement.</w:t>
      </w:r>
    </w:p>
    <w:p w:rsidR="005843A0" w:rsidRDefault="005843A0" w:rsidP="001044C9">
      <w:pPr>
        <w:pStyle w:val="ListParagraph"/>
        <w:numPr>
          <w:ilvl w:val="0"/>
          <w:numId w:val="14"/>
        </w:numPr>
        <w:spacing w:after="0"/>
      </w:pPr>
      <w:r>
        <w:lastRenderedPageBreak/>
        <w:t>The Implement pop-up window appears. Click Schedule later if the workflow request has to be implemented automatically in future.</w:t>
      </w:r>
    </w:p>
    <w:p w:rsidR="005843A0" w:rsidRDefault="005843A0" w:rsidP="001044C9">
      <w:pPr>
        <w:pStyle w:val="ListParagraph"/>
        <w:numPr>
          <w:ilvl w:val="0"/>
          <w:numId w:val="14"/>
        </w:numPr>
        <w:spacing w:after="0"/>
      </w:pPr>
      <w:r>
        <w:t>Add comments and click the Yes button.</w:t>
      </w:r>
    </w:p>
    <w:p w:rsidR="005843A0" w:rsidRDefault="005843A0" w:rsidP="001044C9">
      <w:pPr>
        <w:pStyle w:val="ListParagraph"/>
        <w:numPr>
          <w:ilvl w:val="0"/>
          <w:numId w:val="14"/>
        </w:numPr>
        <w:spacing w:after="0"/>
      </w:pPr>
      <w:r>
        <w:t>The request is in Submit CSR Submission in progress state when the enrollment request is being submitted.</w:t>
      </w:r>
    </w:p>
    <w:p w:rsidR="005843A0" w:rsidRDefault="005843A0" w:rsidP="001044C9">
      <w:pPr>
        <w:pStyle w:val="ListParagraph"/>
        <w:numPr>
          <w:ilvl w:val="0"/>
          <w:numId w:val="14"/>
        </w:numPr>
        <w:spacing w:after="0"/>
      </w:pPr>
      <w:r>
        <w:t>Once the CSR submission is successful, the request state will be changed to Submit certificate - retrieval in progress state.</w:t>
      </w:r>
    </w:p>
    <w:p w:rsidR="005843A0" w:rsidRDefault="005843A0" w:rsidP="001044C9">
      <w:pPr>
        <w:pStyle w:val="ListParagraph"/>
        <w:numPr>
          <w:ilvl w:val="0"/>
          <w:numId w:val="14"/>
        </w:numPr>
        <w:spacing w:after="0"/>
      </w:pPr>
      <w:r>
        <w:t>If the enrollment request is compliant with conditions defined and auto approval enabled in targeted CA, the certificate will be fetched in a few seconds.</w:t>
      </w:r>
    </w:p>
    <w:p w:rsidR="005843A0" w:rsidRDefault="005843A0" w:rsidP="001044C9">
      <w:pPr>
        <w:pStyle w:val="ListParagraph"/>
        <w:numPr>
          <w:ilvl w:val="0"/>
          <w:numId w:val="14"/>
        </w:numPr>
        <w:spacing w:after="0"/>
      </w:pPr>
      <w:r>
        <w:t>If auto approval disabled in targeted CA and CA Manager Approval not configured in the selected CA settings, the respective user has to be logged into CA and approve the request.</w:t>
      </w:r>
      <w:r>
        <w:br/>
      </w:r>
      <w:r w:rsidR="00FA3F9B">
        <w:rPr>
          <w:noProof/>
        </w:rPr>
        <w:drawing>
          <wp:inline distT="0" distB="0" distL="0" distR="0" wp14:anchorId="55965027" wp14:editId="028DD232">
            <wp:extent cx="5943600" cy="17095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230" cy="1717189"/>
                    </a:xfrm>
                    <a:prstGeom prst="rect">
                      <a:avLst/>
                    </a:prstGeom>
                  </pic:spPr>
                </pic:pic>
              </a:graphicData>
            </a:graphic>
          </wp:inline>
        </w:drawing>
      </w:r>
    </w:p>
    <w:p w:rsidR="005843A0" w:rsidRDefault="005843A0" w:rsidP="001044C9">
      <w:pPr>
        <w:pStyle w:val="ListParagraph"/>
        <w:numPr>
          <w:ilvl w:val="0"/>
          <w:numId w:val="14"/>
        </w:numPr>
        <w:spacing w:after="0"/>
      </w:pPr>
      <w:r>
        <w:t xml:space="preserve">Once the certificate is issued successfully, the certificate will be retrieved into </w:t>
      </w:r>
      <w:proofErr w:type="spellStart"/>
      <w:r>
        <w:t>AppViewX</w:t>
      </w:r>
      <w:proofErr w:type="spellEnd"/>
      <w:r>
        <w:t>.</w:t>
      </w:r>
    </w:p>
    <w:p w:rsidR="00256CE3" w:rsidRDefault="00256CE3" w:rsidP="00256CE3">
      <w:pPr>
        <w:pStyle w:val="Heading1"/>
        <w:ind w:left="2" w:hanging="4"/>
      </w:pPr>
      <w:bookmarkStart w:id="54" w:name="_Toc56109846"/>
      <w:bookmarkStart w:id="55" w:name="_Toc56110275"/>
      <w:r>
        <w:t>Regenerate a Certificate</w:t>
      </w:r>
      <w:bookmarkEnd w:id="54"/>
      <w:bookmarkEnd w:id="55"/>
    </w:p>
    <w:p w:rsidR="00256CE3" w:rsidRDefault="00256CE3" w:rsidP="00256CE3">
      <w:pPr>
        <w:spacing w:before="280" w:after="280" w:line="240" w:lineRule="auto"/>
        <w:ind w:hanging="2"/>
        <w:rPr>
          <w:color w:val="000000"/>
        </w:rPr>
      </w:pPr>
      <w:r>
        <w:rPr>
          <w:color w:val="000000"/>
        </w:rPr>
        <w:t xml:space="preserve">The regenerate option allows you to create a new certificate with similar parameters of an existing certificate that you can </w:t>
      </w:r>
      <w:r>
        <w:t>host on</w:t>
      </w:r>
      <w:r>
        <w:rPr>
          <w:color w:val="000000"/>
        </w:rPr>
        <w:t xml:space="preserve"> a different type of web or application.</w:t>
      </w:r>
    </w:p>
    <w:p w:rsidR="00256CE3" w:rsidRDefault="00256CE3" w:rsidP="00256CE3">
      <w:pPr>
        <w:spacing w:before="280" w:after="280" w:line="240" w:lineRule="auto"/>
        <w:ind w:hanging="2"/>
      </w:pPr>
      <w:r>
        <w:rPr>
          <w:color w:val="000000"/>
        </w:rPr>
        <w:t xml:space="preserve">To regenerate a </w:t>
      </w:r>
      <w:r>
        <w:t>c</w:t>
      </w:r>
      <w:r>
        <w:rPr>
          <w:color w:val="000000"/>
        </w:rPr>
        <w:t xml:space="preserve">ertificate, </w:t>
      </w:r>
    </w:p>
    <w:p w:rsidR="00256CE3" w:rsidRDefault="00256CE3" w:rsidP="001044C9">
      <w:pPr>
        <w:pStyle w:val="ListParagraph"/>
        <w:numPr>
          <w:ilvl w:val="0"/>
          <w:numId w:val="15"/>
        </w:numPr>
        <w:spacing w:after="0" w:line="240" w:lineRule="auto"/>
        <w:rPr>
          <w:color w:val="000000"/>
          <w:szCs w:val="24"/>
        </w:rPr>
      </w:pPr>
      <w:r>
        <w:rPr>
          <w:color w:val="000000"/>
          <w:szCs w:val="24"/>
        </w:rPr>
        <w:t xml:space="preserve">Click on the </w:t>
      </w:r>
      <w:r>
        <w:t>menu</w:t>
      </w:r>
      <w:r>
        <w:rPr>
          <w:color w:val="000000"/>
          <w:szCs w:val="24"/>
        </w:rPr>
        <w:t xml:space="preserve"> button.</w:t>
      </w:r>
    </w:p>
    <w:p w:rsidR="00256CE3" w:rsidRDefault="00256CE3" w:rsidP="001044C9">
      <w:pPr>
        <w:pStyle w:val="ListParagraph"/>
        <w:numPr>
          <w:ilvl w:val="0"/>
          <w:numId w:val="15"/>
        </w:numPr>
        <w:spacing w:after="0"/>
        <w:rPr>
          <w:color w:val="000000"/>
          <w:szCs w:val="24"/>
        </w:rPr>
      </w:pPr>
      <w:r>
        <w:rPr>
          <w:color w:val="000000"/>
          <w:szCs w:val="24"/>
        </w:rPr>
        <w:t xml:space="preserve">Navigate to </w:t>
      </w:r>
      <w:r>
        <w:rPr>
          <w:b/>
          <w:color w:val="000000"/>
          <w:szCs w:val="24"/>
        </w:rPr>
        <w:t>CERT+</w:t>
      </w:r>
      <w:r>
        <w:rPr>
          <w:color w:val="000000"/>
          <w:szCs w:val="24"/>
        </w:rPr>
        <w:t xml:space="preserve"> &gt; </w:t>
      </w:r>
      <w:r>
        <w:rPr>
          <w:b/>
          <w:color w:val="000000"/>
          <w:szCs w:val="24"/>
        </w:rPr>
        <w:t>Certificate</w:t>
      </w:r>
      <w:r>
        <w:rPr>
          <w:color w:val="000000"/>
          <w:szCs w:val="24"/>
        </w:rPr>
        <w:t xml:space="preserve"> </w:t>
      </w:r>
      <w:r>
        <w:rPr>
          <w:b/>
          <w:color w:val="000000"/>
          <w:szCs w:val="24"/>
        </w:rPr>
        <w:t>Inventory</w:t>
      </w:r>
      <w:r>
        <w:rPr>
          <w:color w:val="000000"/>
          <w:szCs w:val="24"/>
        </w:rPr>
        <w:t>.</w:t>
      </w:r>
    </w:p>
    <w:p w:rsidR="00256CE3" w:rsidRDefault="00256CE3" w:rsidP="001044C9">
      <w:pPr>
        <w:pStyle w:val="ListParagraph"/>
        <w:numPr>
          <w:ilvl w:val="0"/>
          <w:numId w:val="15"/>
        </w:numPr>
        <w:spacing w:after="0"/>
        <w:rPr>
          <w:color w:val="000000"/>
          <w:szCs w:val="24"/>
        </w:rPr>
      </w:pPr>
      <w:r>
        <w:rPr>
          <w:color w:val="000000"/>
          <w:szCs w:val="24"/>
        </w:rPr>
        <w:lastRenderedPageBreak/>
        <w:t xml:space="preserve">Under the </w:t>
      </w:r>
      <w:r>
        <w:rPr>
          <w:b/>
          <w:color w:val="000000"/>
          <w:szCs w:val="24"/>
        </w:rPr>
        <w:t>Certificate Inventory</w:t>
      </w:r>
      <w:r>
        <w:rPr>
          <w:color w:val="000000"/>
          <w:szCs w:val="24"/>
        </w:rPr>
        <w:t xml:space="preserve"> section, click </w:t>
      </w:r>
      <w:r>
        <w:rPr>
          <w:b/>
          <w:color w:val="000000"/>
          <w:szCs w:val="24"/>
        </w:rPr>
        <w:t>Server</w:t>
      </w:r>
      <w:r>
        <w:rPr>
          <w:color w:val="000000"/>
          <w:szCs w:val="24"/>
        </w:rPr>
        <w:t xml:space="preserve">, or </w:t>
      </w:r>
      <w:r>
        <w:rPr>
          <w:b/>
          <w:color w:val="000000"/>
          <w:szCs w:val="24"/>
        </w:rPr>
        <w:t>Client</w:t>
      </w:r>
      <w:r>
        <w:rPr>
          <w:color w:val="000000"/>
          <w:szCs w:val="24"/>
        </w:rPr>
        <w:t xml:space="preserve"> depends on the type of certificate you want to renew.</w:t>
      </w:r>
      <w:r>
        <w:rPr>
          <w:color w:val="000000"/>
          <w:szCs w:val="24"/>
        </w:rPr>
        <w:br/>
      </w:r>
      <w:r>
        <w:rPr>
          <w:noProof/>
        </w:rPr>
        <w:drawing>
          <wp:inline distT="0" distB="0" distL="0" distR="0" wp14:anchorId="15C57C78" wp14:editId="5444B2D4">
            <wp:extent cx="5343525"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495550"/>
                    </a:xfrm>
                    <a:prstGeom prst="rect">
                      <a:avLst/>
                    </a:prstGeom>
                    <a:noFill/>
                    <a:ln>
                      <a:noFill/>
                    </a:ln>
                  </pic:spPr>
                </pic:pic>
              </a:graphicData>
            </a:graphic>
          </wp:inline>
        </w:drawing>
      </w:r>
    </w:p>
    <w:p w:rsidR="00256CE3" w:rsidRDefault="00256CE3" w:rsidP="001044C9">
      <w:pPr>
        <w:pStyle w:val="ListParagraph"/>
        <w:numPr>
          <w:ilvl w:val="0"/>
          <w:numId w:val="15"/>
        </w:numPr>
        <w:spacing w:after="0"/>
        <w:rPr>
          <w:color w:val="000000"/>
          <w:szCs w:val="24"/>
        </w:rPr>
      </w:pPr>
      <w:r>
        <w:rPr>
          <w:color w:val="000000"/>
          <w:szCs w:val="24"/>
        </w:rPr>
        <w:t xml:space="preserve">On the </w:t>
      </w:r>
      <w:r>
        <w:rPr>
          <w:b/>
          <w:color w:val="000000"/>
          <w:szCs w:val="24"/>
        </w:rPr>
        <w:t>Server</w:t>
      </w:r>
      <w:r>
        <w:rPr>
          <w:color w:val="000000"/>
          <w:szCs w:val="24"/>
        </w:rPr>
        <w:t xml:space="preserve"> </w:t>
      </w:r>
      <w:r>
        <w:rPr>
          <w:b/>
          <w:color w:val="000000"/>
          <w:szCs w:val="24"/>
        </w:rPr>
        <w:t xml:space="preserve">Certificate </w:t>
      </w:r>
      <w:r>
        <w:rPr>
          <w:color w:val="000000"/>
          <w:szCs w:val="24"/>
        </w:rPr>
        <w:t xml:space="preserve">page, click </w:t>
      </w:r>
      <w:r>
        <w:rPr>
          <w:b/>
          <w:color w:val="000000"/>
          <w:szCs w:val="24"/>
        </w:rPr>
        <w:t>List</w:t>
      </w:r>
      <w:r>
        <w:rPr>
          <w:color w:val="000000"/>
          <w:szCs w:val="24"/>
        </w:rPr>
        <w:t xml:space="preserve"> on the top right.</w:t>
      </w:r>
      <w:r>
        <w:rPr>
          <w:color w:val="000000"/>
          <w:szCs w:val="24"/>
        </w:rPr>
        <w:br/>
      </w:r>
      <w:r>
        <w:rPr>
          <w:noProof/>
        </w:rPr>
        <w:drawing>
          <wp:inline distT="0" distB="0" distL="0" distR="0" wp14:anchorId="6A8D5870" wp14:editId="4B86B055">
            <wp:extent cx="5353050" cy="2495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2495550"/>
                    </a:xfrm>
                    <a:prstGeom prst="rect">
                      <a:avLst/>
                    </a:prstGeom>
                    <a:noFill/>
                    <a:ln>
                      <a:noFill/>
                    </a:ln>
                  </pic:spPr>
                </pic:pic>
              </a:graphicData>
            </a:graphic>
          </wp:inline>
        </w:drawing>
      </w:r>
    </w:p>
    <w:p w:rsidR="00256CE3" w:rsidRDefault="00256CE3" w:rsidP="001044C9">
      <w:pPr>
        <w:pStyle w:val="ListParagraph"/>
        <w:numPr>
          <w:ilvl w:val="0"/>
          <w:numId w:val="15"/>
        </w:numPr>
        <w:spacing w:after="0"/>
        <w:rPr>
          <w:color w:val="000000"/>
          <w:szCs w:val="24"/>
        </w:rPr>
      </w:pPr>
      <w:r>
        <w:rPr>
          <w:color w:val="000000"/>
          <w:szCs w:val="24"/>
        </w:rPr>
        <w:t xml:space="preserve">On the </w:t>
      </w:r>
      <w:r>
        <w:rPr>
          <w:b/>
          <w:color w:val="000000"/>
          <w:szCs w:val="24"/>
        </w:rPr>
        <w:t>certificate list</w:t>
      </w:r>
      <w:r>
        <w:rPr>
          <w:color w:val="000000"/>
          <w:szCs w:val="24"/>
        </w:rPr>
        <w:t xml:space="preserve"> view, click </w:t>
      </w:r>
      <w:r>
        <w:rPr>
          <w:b/>
          <w:color w:val="000000"/>
          <w:szCs w:val="24"/>
        </w:rPr>
        <w:t>Common Name</w:t>
      </w:r>
      <w:r>
        <w:rPr>
          <w:color w:val="000000"/>
          <w:szCs w:val="24"/>
        </w:rPr>
        <w:t xml:space="preserve"> of the certificate to </w:t>
      </w:r>
      <w:r>
        <w:t>navigate into the holistic view</w:t>
      </w:r>
      <w:r>
        <w:rPr>
          <w:color w:val="000000"/>
          <w:szCs w:val="24"/>
        </w:rPr>
        <w:t>.</w:t>
      </w:r>
    </w:p>
    <w:p w:rsidR="00256CE3" w:rsidRDefault="00256CE3" w:rsidP="001044C9">
      <w:pPr>
        <w:pStyle w:val="ListParagraph"/>
        <w:numPr>
          <w:ilvl w:val="0"/>
          <w:numId w:val="15"/>
        </w:numPr>
        <w:spacing w:after="0"/>
        <w:rPr>
          <w:color w:val="000000"/>
          <w:szCs w:val="24"/>
        </w:rPr>
      </w:pPr>
      <w:r>
        <w:rPr>
          <w:color w:val="000000"/>
          <w:szCs w:val="24"/>
        </w:rPr>
        <w:lastRenderedPageBreak/>
        <w:t xml:space="preserve">Hover </w:t>
      </w:r>
      <w:r>
        <w:t>over the three</w:t>
      </w:r>
      <w:r>
        <w:rPr>
          <w:color w:val="000000"/>
          <w:szCs w:val="24"/>
        </w:rPr>
        <w:t xml:space="preserve"> dots icon on the certificate and click </w:t>
      </w:r>
      <w:r>
        <w:rPr>
          <w:b/>
        </w:rPr>
        <w:t>Regenerate</w:t>
      </w:r>
      <w:r>
        <w:rPr>
          <w:color w:val="000000"/>
          <w:szCs w:val="24"/>
        </w:rPr>
        <w:t>.</w:t>
      </w:r>
      <w:r w:rsidR="005D3ABE">
        <w:rPr>
          <w:noProof/>
          <w:color w:val="000000"/>
          <w:szCs w:val="24"/>
        </w:rPr>
        <w:drawing>
          <wp:inline distT="0" distB="0" distL="0" distR="0" wp14:anchorId="09277916" wp14:editId="4A5CEA0D">
            <wp:extent cx="5939790" cy="35147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514725"/>
                    </a:xfrm>
                    <a:prstGeom prst="rect">
                      <a:avLst/>
                    </a:prstGeom>
                    <a:noFill/>
                    <a:ln>
                      <a:noFill/>
                    </a:ln>
                  </pic:spPr>
                </pic:pic>
              </a:graphicData>
            </a:graphic>
          </wp:inline>
        </w:drawing>
      </w:r>
    </w:p>
    <w:p w:rsidR="00256CE3" w:rsidRDefault="00256CE3" w:rsidP="001044C9">
      <w:pPr>
        <w:pStyle w:val="ListParagraph"/>
        <w:numPr>
          <w:ilvl w:val="0"/>
          <w:numId w:val="15"/>
        </w:numPr>
        <w:spacing w:after="0"/>
        <w:rPr>
          <w:color w:val="000000"/>
          <w:szCs w:val="24"/>
        </w:rPr>
      </w:pPr>
      <w:r>
        <w:rPr>
          <w:color w:val="000000"/>
          <w:szCs w:val="24"/>
        </w:rPr>
        <w:t>Enter the details in the General Information, CA Details, CSR Parameters, Attachments, Generic Fields, Vendor Specific Details, and Custom Attributes sections.</w:t>
      </w:r>
    </w:p>
    <w:p w:rsidR="00256CE3" w:rsidRDefault="00256CE3" w:rsidP="001044C9">
      <w:pPr>
        <w:pStyle w:val="ListParagraph"/>
        <w:numPr>
          <w:ilvl w:val="0"/>
          <w:numId w:val="15"/>
        </w:numPr>
        <w:spacing w:after="0"/>
        <w:rPr>
          <w:color w:val="000000"/>
          <w:szCs w:val="24"/>
        </w:rPr>
      </w:pPr>
      <w:r>
        <w:rPr>
          <w:color w:val="000000"/>
          <w:szCs w:val="24"/>
        </w:rPr>
        <w:t>Under the General Information section, enter the required details in the respective fields:</w:t>
      </w:r>
      <w:r>
        <w:rPr>
          <w:noProof/>
          <w:color w:val="000000"/>
          <w:szCs w:val="24"/>
        </w:rPr>
        <w:drawing>
          <wp:inline distT="0" distB="0" distL="0" distR="0" wp14:anchorId="698BE33D" wp14:editId="3699984B">
            <wp:extent cx="5495925" cy="962025"/>
            <wp:effectExtent l="0" t="0" r="0" b="0"/>
            <wp:docPr id="5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r>
        <w:rPr>
          <w:color w:val="000000"/>
          <w:sz w:val="22"/>
        </w:rPr>
        <w:br/>
      </w:r>
    </w:p>
    <w:p w:rsidR="00256CE3" w:rsidRDefault="00256CE3" w:rsidP="001044C9">
      <w:pPr>
        <w:pStyle w:val="ListParagraph"/>
        <w:numPr>
          <w:ilvl w:val="0"/>
          <w:numId w:val="16"/>
        </w:numPr>
        <w:spacing w:after="0" w:line="240" w:lineRule="auto"/>
        <w:rPr>
          <w:color w:val="000000"/>
          <w:szCs w:val="24"/>
        </w:rPr>
      </w:pPr>
      <w:r>
        <w:rPr>
          <w:color w:val="000000"/>
          <w:szCs w:val="24"/>
        </w:rPr>
        <w:t xml:space="preserve">Click the </w:t>
      </w:r>
      <w:r>
        <w:rPr>
          <w:b/>
          <w:color w:val="000000"/>
          <w:szCs w:val="24"/>
        </w:rPr>
        <w:t>Assign Group</w:t>
      </w:r>
      <w:r>
        <w:rPr>
          <w:color w:val="000000"/>
          <w:szCs w:val="24"/>
        </w:rPr>
        <w:t xml:space="preserve"> drop-down.</w:t>
      </w:r>
      <w:r>
        <w:rPr>
          <w:color w:val="000000"/>
          <w:szCs w:val="24"/>
        </w:rPr>
        <w:br/>
        <w:t>The assigned list of groups is displayed.</w:t>
      </w:r>
    </w:p>
    <w:p w:rsidR="00256CE3" w:rsidRDefault="00256CE3" w:rsidP="001044C9">
      <w:pPr>
        <w:pStyle w:val="ListParagraph"/>
        <w:numPr>
          <w:ilvl w:val="0"/>
          <w:numId w:val="16"/>
        </w:numPr>
        <w:spacing w:after="0" w:line="240" w:lineRule="auto"/>
        <w:rPr>
          <w:color w:val="000000"/>
          <w:szCs w:val="24"/>
        </w:rPr>
      </w:pPr>
      <w:r>
        <w:rPr>
          <w:color w:val="000000"/>
          <w:szCs w:val="24"/>
        </w:rPr>
        <w:t xml:space="preserve">Select </w:t>
      </w:r>
      <w:r>
        <w:rPr>
          <w:szCs w:val="24"/>
        </w:rPr>
        <w:t>the desired</w:t>
      </w:r>
      <w:r>
        <w:rPr>
          <w:color w:val="000000"/>
          <w:szCs w:val="24"/>
        </w:rPr>
        <w:t xml:space="preserve"> group from the drop-down option.</w:t>
      </w:r>
    </w:p>
    <w:p w:rsidR="00256CE3" w:rsidRDefault="00256CE3" w:rsidP="001044C9">
      <w:pPr>
        <w:pStyle w:val="ListParagraph"/>
        <w:numPr>
          <w:ilvl w:val="0"/>
          <w:numId w:val="15"/>
        </w:numPr>
        <w:spacing w:after="0"/>
        <w:rPr>
          <w:color w:val="000000"/>
          <w:sz w:val="22"/>
        </w:rPr>
      </w:pPr>
      <w:r>
        <w:rPr>
          <w:color w:val="000000"/>
          <w:szCs w:val="24"/>
        </w:rPr>
        <w:t>Under the </w:t>
      </w:r>
      <w:r>
        <w:rPr>
          <w:b/>
          <w:color w:val="000000"/>
          <w:szCs w:val="24"/>
        </w:rPr>
        <w:t xml:space="preserve">CA Details </w:t>
      </w:r>
      <w:r>
        <w:rPr>
          <w:color w:val="000000"/>
          <w:szCs w:val="24"/>
        </w:rPr>
        <w:t>section</w:t>
      </w:r>
      <w:r>
        <w:rPr>
          <w:b/>
          <w:color w:val="000000"/>
          <w:szCs w:val="24"/>
        </w:rPr>
        <w:t>,</w:t>
      </w:r>
      <w:r>
        <w:rPr>
          <w:color w:val="000000"/>
          <w:szCs w:val="24"/>
        </w:rPr>
        <w:t> enter the required details in the respective fields:</w:t>
      </w:r>
      <w:r>
        <w:rPr>
          <w:color w:val="000000"/>
          <w:sz w:val="22"/>
        </w:rPr>
        <w:br/>
      </w:r>
    </w:p>
    <w:p w:rsidR="00256CE3" w:rsidRDefault="00256CE3" w:rsidP="001044C9">
      <w:pPr>
        <w:pStyle w:val="ListParagraph"/>
        <w:numPr>
          <w:ilvl w:val="1"/>
          <w:numId w:val="17"/>
        </w:numPr>
        <w:spacing w:after="0"/>
      </w:pPr>
      <w:r>
        <w:t xml:space="preserve">Select </w:t>
      </w:r>
      <w:r w:rsidR="005D3ABE">
        <w:rPr>
          <w:b/>
        </w:rPr>
        <w:t>Google</w:t>
      </w:r>
      <w:r>
        <w:t xml:space="preserve"> from the </w:t>
      </w:r>
      <w:r>
        <w:rPr>
          <w:b/>
        </w:rPr>
        <w:t>Certificate Authority</w:t>
      </w:r>
      <w:r>
        <w:t xml:space="preserve"> drop-down option. </w:t>
      </w:r>
    </w:p>
    <w:p w:rsidR="00256CE3" w:rsidRDefault="00256CE3" w:rsidP="001044C9">
      <w:pPr>
        <w:pStyle w:val="ListParagraph"/>
        <w:numPr>
          <w:ilvl w:val="1"/>
          <w:numId w:val="17"/>
        </w:numPr>
        <w:spacing w:after="0"/>
      </w:pPr>
      <w:r>
        <w:t xml:space="preserve">If required, select the </w:t>
      </w:r>
      <w:r>
        <w:rPr>
          <w:b/>
        </w:rPr>
        <w:t>Renew Automatically</w:t>
      </w:r>
      <w:r>
        <w:t xml:space="preserve"> toggle button and specify the number of days before expiry.</w:t>
      </w:r>
    </w:p>
    <w:p w:rsidR="00256CE3" w:rsidRDefault="00256CE3" w:rsidP="001044C9">
      <w:pPr>
        <w:pStyle w:val="ListParagraph"/>
        <w:numPr>
          <w:ilvl w:val="1"/>
          <w:numId w:val="17"/>
        </w:numPr>
        <w:spacing w:after="0"/>
      </w:pPr>
      <w:r>
        <w:t xml:space="preserve">If required, select the </w:t>
      </w:r>
      <w:r>
        <w:rPr>
          <w:b/>
        </w:rPr>
        <w:t>Regenerate Automatically</w:t>
      </w:r>
      <w:r>
        <w:t xml:space="preserve"> toggle button and specify the number of days before expiry.</w:t>
      </w:r>
    </w:p>
    <w:p w:rsidR="00256CE3" w:rsidRDefault="00256CE3" w:rsidP="001044C9">
      <w:pPr>
        <w:pStyle w:val="ListParagraph"/>
        <w:numPr>
          <w:ilvl w:val="1"/>
          <w:numId w:val="17"/>
        </w:numPr>
        <w:spacing w:after="0"/>
      </w:pPr>
      <w:r>
        <w:t>Select the desired CA Account</w:t>
      </w:r>
      <w:r>
        <w:rPr>
          <w:b/>
        </w:rPr>
        <w:t xml:space="preserve"> </w:t>
      </w:r>
      <w:r w:rsidR="005D3ABE">
        <w:t>from the drop-down option.</w:t>
      </w:r>
    </w:p>
    <w:p w:rsidR="00256CE3" w:rsidRDefault="00256CE3" w:rsidP="001044C9">
      <w:pPr>
        <w:pStyle w:val="ListParagraph"/>
        <w:numPr>
          <w:ilvl w:val="1"/>
          <w:numId w:val="17"/>
        </w:numPr>
        <w:spacing w:after="0"/>
      </w:pPr>
      <w:r>
        <w:lastRenderedPageBreak/>
        <w:t xml:space="preserve">Enter the </w:t>
      </w:r>
      <w:r w:rsidR="005D3ABE">
        <w:t>Google</w:t>
      </w:r>
      <w:r>
        <w:t xml:space="preserve"> Connector Name.</w:t>
      </w:r>
    </w:p>
    <w:p w:rsidR="00256CE3" w:rsidRDefault="00256CE3" w:rsidP="001044C9">
      <w:pPr>
        <w:pStyle w:val="ListParagraph"/>
        <w:numPr>
          <w:ilvl w:val="1"/>
          <w:numId w:val="17"/>
        </w:numPr>
        <w:spacing w:after="0"/>
      </w:pPr>
      <w:r>
        <w:t>Enter Description if needed.</w:t>
      </w:r>
    </w:p>
    <w:p w:rsidR="00256CE3" w:rsidRDefault="00256CE3" w:rsidP="001044C9">
      <w:pPr>
        <w:pStyle w:val="ListParagraph"/>
        <w:numPr>
          <w:ilvl w:val="1"/>
          <w:numId w:val="17"/>
        </w:numPr>
        <w:spacing w:after="0"/>
      </w:pPr>
      <w:r>
        <w:t>Select desired CSR Generation,</w:t>
      </w:r>
    </w:p>
    <w:p w:rsidR="00256CE3" w:rsidRDefault="00256CE3" w:rsidP="001044C9">
      <w:pPr>
        <w:pStyle w:val="ListParagraph"/>
        <w:numPr>
          <w:ilvl w:val="2"/>
          <w:numId w:val="18"/>
        </w:numPr>
        <w:spacing w:after="0"/>
      </w:pPr>
      <w:proofErr w:type="spellStart"/>
      <w:r>
        <w:rPr>
          <w:b/>
        </w:rPr>
        <w:t>AppViewX</w:t>
      </w:r>
      <w:proofErr w:type="spellEnd"/>
      <w:r>
        <w:t xml:space="preserve"> - Private key and CSR will be created in </w:t>
      </w:r>
      <w:proofErr w:type="spellStart"/>
      <w:r>
        <w:t>AppViewX</w:t>
      </w:r>
      <w:proofErr w:type="spellEnd"/>
      <w:r>
        <w:t xml:space="preserve"> based on CSR parameters given.</w:t>
      </w:r>
    </w:p>
    <w:p w:rsidR="00256CE3" w:rsidRDefault="00256CE3" w:rsidP="001044C9">
      <w:pPr>
        <w:pStyle w:val="ListParagraph"/>
        <w:numPr>
          <w:ilvl w:val="2"/>
          <w:numId w:val="18"/>
        </w:numPr>
        <w:spacing w:after="0"/>
      </w:pPr>
      <w:r>
        <w:rPr>
          <w:b/>
        </w:rPr>
        <w:t>Upload CSR</w:t>
      </w:r>
      <w:r>
        <w:t xml:space="preserve"> - Uploaded CSR will be taken as source to populate CSR parameters and submit to CA.</w:t>
      </w:r>
    </w:p>
    <w:p w:rsidR="00256CE3" w:rsidRDefault="00256CE3" w:rsidP="001044C9">
      <w:pPr>
        <w:pStyle w:val="ListParagraph"/>
        <w:numPr>
          <w:ilvl w:val="2"/>
          <w:numId w:val="18"/>
        </w:numPr>
        <w:spacing w:after="0"/>
      </w:pPr>
      <w:r>
        <w:rPr>
          <w:b/>
        </w:rPr>
        <w:t>HSM</w:t>
      </w:r>
      <w:r>
        <w:t xml:space="preserve"> - Private key and CSR will be created in the selected HSM device based on CSR parameters given.</w:t>
      </w:r>
    </w:p>
    <w:p w:rsidR="00256CE3" w:rsidRDefault="00256CE3" w:rsidP="001044C9">
      <w:pPr>
        <w:pStyle w:val="ListParagraph"/>
        <w:numPr>
          <w:ilvl w:val="2"/>
          <w:numId w:val="18"/>
        </w:numPr>
        <w:spacing w:after="0"/>
        <w:rPr>
          <w:color w:val="000000"/>
          <w:sz w:val="22"/>
        </w:rPr>
      </w:pPr>
      <w:r>
        <w:rPr>
          <w:b/>
          <w:color w:val="000000"/>
          <w:szCs w:val="24"/>
        </w:rPr>
        <w:t>End Point</w:t>
      </w:r>
      <w:r>
        <w:rPr>
          <w:color w:val="000000"/>
          <w:szCs w:val="24"/>
        </w:rPr>
        <w:t xml:space="preserve"> - Private key and CSR will be created in the selected End Point device based on CSR parameters given.</w:t>
      </w:r>
    </w:p>
    <w:p w:rsidR="00256CE3" w:rsidRDefault="00256CE3" w:rsidP="001044C9">
      <w:pPr>
        <w:numPr>
          <w:ilvl w:val="0"/>
          <w:numId w:val="19"/>
        </w:numPr>
        <w:spacing w:after="0"/>
        <w:ind w:left="0" w:hanging="2"/>
      </w:pPr>
      <w:r>
        <w:rPr>
          <w:color w:val="000000"/>
        </w:rPr>
        <w:t>Under the </w:t>
      </w:r>
      <w:r>
        <w:rPr>
          <w:b/>
          <w:color w:val="000000"/>
        </w:rPr>
        <w:t xml:space="preserve">CSR Parameters </w:t>
      </w:r>
      <w:r>
        <w:rPr>
          <w:color w:val="000000"/>
        </w:rPr>
        <w:t>section</w:t>
      </w:r>
      <w:r>
        <w:rPr>
          <w:b/>
          <w:color w:val="000000"/>
        </w:rPr>
        <w:t>,</w:t>
      </w:r>
      <w:r>
        <w:rPr>
          <w:color w:val="000000"/>
        </w:rPr>
        <w:t> </w:t>
      </w:r>
      <w:r>
        <w:t>enter the required details in the respective fields:</w:t>
      </w:r>
      <w:r>
        <w:br/>
      </w:r>
      <w:r w:rsidR="005D3ABE">
        <w:rPr>
          <w:noProof/>
        </w:rPr>
        <w:drawing>
          <wp:inline distT="0" distB="0" distL="0" distR="0" wp14:anchorId="3D7435C3" wp14:editId="2E3F3C61">
            <wp:extent cx="4997308" cy="267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35" cy="2676410"/>
                    </a:xfrm>
                    <a:prstGeom prst="rect">
                      <a:avLst/>
                    </a:prstGeom>
                  </pic:spPr>
                </pic:pic>
              </a:graphicData>
            </a:graphic>
          </wp:inline>
        </w:drawing>
      </w:r>
    </w:p>
    <w:p w:rsidR="00256CE3" w:rsidRDefault="00256CE3" w:rsidP="005D3ABE">
      <w:pPr>
        <w:spacing w:after="0"/>
        <w:ind w:hanging="2"/>
        <w:jc w:val="center"/>
      </w:pPr>
      <w:r>
        <w:rPr>
          <w:noProof/>
        </w:rPr>
        <w:drawing>
          <wp:inline distT="0" distB="0" distL="0" distR="0" wp14:anchorId="4AFC141A" wp14:editId="439C127F">
            <wp:extent cx="3830391" cy="891098"/>
            <wp:effectExtent l="0" t="0" r="0" b="4445"/>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7956" cy="904490"/>
                    </a:xfrm>
                    <a:prstGeom prst="rect">
                      <a:avLst/>
                    </a:prstGeom>
                    <a:noFill/>
                    <a:ln>
                      <a:noFill/>
                    </a:ln>
                  </pic:spPr>
                </pic:pic>
              </a:graphicData>
            </a:graphic>
          </wp:inline>
        </w:drawing>
      </w:r>
    </w:p>
    <w:p w:rsidR="00256CE3" w:rsidRDefault="00256CE3" w:rsidP="001044C9">
      <w:pPr>
        <w:pStyle w:val="ListParagraph"/>
        <w:numPr>
          <w:ilvl w:val="1"/>
          <w:numId w:val="20"/>
        </w:numPr>
        <w:spacing w:after="0"/>
        <w:rPr>
          <w:color w:val="000000"/>
          <w:szCs w:val="24"/>
        </w:rPr>
      </w:pPr>
      <w:r>
        <w:rPr>
          <w:color w:val="000000"/>
          <w:sz w:val="22"/>
        </w:rPr>
        <w:t>Select or enter the following fields:</w:t>
      </w:r>
    </w:p>
    <w:tbl>
      <w:tblPr>
        <w:tblW w:w="8025"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57"/>
        <w:gridCol w:w="3842"/>
        <w:gridCol w:w="2126"/>
      </w:tblGrid>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jc w:val="center"/>
            </w:pPr>
            <w:r>
              <w:rPr>
                <w:b/>
              </w:rPr>
              <w:t>Field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jc w:val="center"/>
            </w:pPr>
            <w:r>
              <w:rPr>
                <w:b/>
              </w:rPr>
              <w:t>Description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jc w:val="center"/>
            </w:pPr>
            <w:r>
              <w:rPr>
                <w:b/>
              </w:rPr>
              <w:t>Type</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rPr>
                <w:b/>
              </w:rPr>
              <w:t>*</w:t>
            </w:r>
            <w:r>
              <w:t>Common Name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common name needs to be present in the certificate.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Subject Alternative Name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 xml:space="preserve">The subject alternative names have been present in certificate. The </w:t>
            </w:r>
            <w:r>
              <w:lastRenderedPageBreak/>
              <w:t>available options are DNS and IP Address.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lastRenderedPageBreak/>
              <w:t>Multi select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lastRenderedPageBreak/>
              <w:t>DNS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 xml:space="preserve">The additional domains need to be present in the certificate. By default, </w:t>
            </w:r>
            <w:proofErr w:type="spellStart"/>
            <w:r>
              <w:t>AppViewX</w:t>
            </w:r>
            <w:proofErr w:type="spellEnd"/>
            <w:r>
              <w:t xml:space="preserve"> adds common names into DNS and User can add additional DNS names if needed.</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Organization</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 xml:space="preserve">The Organization name has to be present in the certificate. This field will be auto filled and editable based on configuration in the selected group’s policy.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Organization Unit</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Organization Unit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Locality</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Locality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State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State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Country</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Country name has to be present in the certificate. This field will be auto filled and editable based on configuration in the selected group’s policy. For example, US.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lastRenderedPageBreak/>
              <w:t>Email Address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name has to be present in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Validity (in months)</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Enter the number of validity in months.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Select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Challenge Password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challenge password for the certificate, Enter if its applicable.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Confirm Password</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password to confirm the challenge password entered.</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Hash function</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Hash function with which the certificate has to be signed. For Microsoft Enterprise CA, the targeted CA decides the hash function while issuing the certificate.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Select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Key Type</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key type has to be used while creating a private and public key pair.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r w:rsidR="00256CE3" w:rsidTr="005D3ABE">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Bit Length</w:t>
            </w:r>
          </w:p>
        </w:tc>
        <w:tc>
          <w:tcPr>
            <w:tcW w:w="3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ind w:hanging="2"/>
            </w:pPr>
            <w:r>
              <w:t>The bit length has to be used while creating a private and public key pair. This field will be auto filled and editable based on configuration in the selected group’s policy.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6CE3" w:rsidRDefault="00256CE3" w:rsidP="000E4500">
            <w:pPr>
              <w:widowControl w:val="0"/>
              <w:ind w:hanging="2"/>
            </w:pPr>
            <w:r>
              <w:t>Text box</w:t>
            </w:r>
          </w:p>
        </w:tc>
      </w:tr>
    </w:tbl>
    <w:p w:rsidR="00256CE3" w:rsidRDefault="00256CE3" w:rsidP="001044C9">
      <w:pPr>
        <w:numPr>
          <w:ilvl w:val="0"/>
          <w:numId w:val="19"/>
        </w:numPr>
        <w:spacing w:after="0"/>
        <w:ind w:left="0" w:hanging="2"/>
      </w:pPr>
      <w:r>
        <w:t xml:space="preserve">Under the </w:t>
      </w:r>
      <w:r w:rsidRPr="005D3ABE">
        <w:t>Attachments</w:t>
      </w:r>
      <w:r>
        <w:t xml:space="preserve"> section, enter the required details in the respective fields:</w:t>
      </w:r>
    </w:p>
    <w:p w:rsidR="00256CE3" w:rsidRPr="005D3ABE" w:rsidRDefault="00256CE3" w:rsidP="001044C9">
      <w:pPr>
        <w:pStyle w:val="ListParagraph"/>
        <w:numPr>
          <w:ilvl w:val="1"/>
          <w:numId w:val="20"/>
        </w:numPr>
        <w:spacing w:after="0"/>
      </w:pPr>
      <w:r w:rsidRPr="005D3ABE">
        <w:t xml:space="preserve">Maintains if there are any additional documents to be maintained in </w:t>
      </w:r>
      <w:proofErr w:type="spellStart"/>
      <w:r w:rsidRPr="005D3ABE">
        <w:t>AppViewX</w:t>
      </w:r>
      <w:proofErr w:type="spellEnd"/>
      <w:r w:rsidRPr="005D3ABE">
        <w:t>.</w:t>
      </w:r>
    </w:p>
    <w:p w:rsidR="00256CE3" w:rsidRPr="005D3ABE" w:rsidRDefault="00256CE3" w:rsidP="001044C9">
      <w:pPr>
        <w:pStyle w:val="ListParagraph"/>
        <w:numPr>
          <w:ilvl w:val="1"/>
          <w:numId w:val="20"/>
        </w:numPr>
        <w:spacing w:after="0"/>
      </w:pPr>
      <w:r w:rsidRPr="005D3ABE">
        <w:t>These documents will not be submitted to CA.</w:t>
      </w:r>
    </w:p>
    <w:p w:rsidR="00256CE3" w:rsidRDefault="00256CE3" w:rsidP="001044C9">
      <w:pPr>
        <w:pStyle w:val="ListParagraph"/>
        <w:numPr>
          <w:ilvl w:val="1"/>
          <w:numId w:val="20"/>
        </w:numPr>
        <w:spacing w:after="0"/>
      </w:pPr>
      <w:r w:rsidRPr="005D3ABE">
        <w:lastRenderedPageBreak/>
        <w:t>It is</w:t>
      </w:r>
      <w:r>
        <w:t xml:space="preserve"> a non-mandatory section.</w:t>
      </w:r>
    </w:p>
    <w:p w:rsidR="00256CE3" w:rsidRDefault="00256CE3" w:rsidP="001044C9">
      <w:pPr>
        <w:numPr>
          <w:ilvl w:val="0"/>
          <w:numId w:val="19"/>
        </w:numPr>
        <w:spacing w:after="0"/>
        <w:ind w:left="0" w:hanging="2"/>
      </w:pPr>
      <w:r>
        <w:t>Under the Certificate Attributes section, enter the required details in the respective fields:</w:t>
      </w:r>
    </w:p>
    <w:p w:rsidR="00256CE3" w:rsidRPr="005D3ABE" w:rsidRDefault="00256CE3" w:rsidP="001044C9">
      <w:pPr>
        <w:pStyle w:val="ListParagraph"/>
        <w:numPr>
          <w:ilvl w:val="1"/>
          <w:numId w:val="21"/>
        </w:numPr>
        <w:spacing w:after="0"/>
      </w:pPr>
      <w:r w:rsidRPr="005D3ABE">
        <w:t>Enter the Certificate name.</w:t>
      </w:r>
    </w:p>
    <w:p w:rsidR="00256CE3" w:rsidRDefault="00256CE3" w:rsidP="001044C9">
      <w:pPr>
        <w:pStyle w:val="ListParagraph"/>
        <w:numPr>
          <w:ilvl w:val="1"/>
          <w:numId w:val="21"/>
        </w:numPr>
        <w:spacing w:after="0"/>
      </w:pPr>
      <w:r w:rsidRPr="005D3ABE">
        <w:t>Enter</w:t>
      </w:r>
      <w:r>
        <w:t xml:space="preserve"> the </w:t>
      </w:r>
      <w:r w:rsidRPr="005D3ABE">
        <w:t>Type</w:t>
      </w:r>
      <w:r>
        <w:t xml:space="preserve"> of the certificate.</w:t>
      </w:r>
    </w:p>
    <w:p w:rsidR="00256CE3" w:rsidRDefault="00256CE3" w:rsidP="001044C9">
      <w:pPr>
        <w:numPr>
          <w:ilvl w:val="0"/>
          <w:numId w:val="19"/>
        </w:numPr>
        <w:spacing w:after="0"/>
        <w:ind w:left="0" w:hanging="2"/>
      </w:pPr>
      <w:r>
        <w:t xml:space="preserve">Under the </w:t>
      </w:r>
      <w:r w:rsidRPr="005D3ABE">
        <w:t>Generic Fields</w:t>
      </w:r>
      <w:r>
        <w:t xml:space="preserve"> section, enter the required details </w:t>
      </w:r>
    </w:p>
    <w:p w:rsidR="00256CE3" w:rsidRDefault="00256CE3" w:rsidP="001044C9">
      <w:pPr>
        <w:numPr>
          <w:ilvl w:val="0"/>
          <w:numId w:val="19"/>
        </w:numPr>
        <w:spacing w:after="0"/>
        <w:ind w:left="0" w:hanging="2"/>
      </w:pPr>
      <w:r>
        <w:t>Click Regenerate.</w:t>
      </w:r>
    </w:p>
    <w:p w:rsidR="00256CE3" w:rsidRDefault="00256CE3" w:rsidP="001044C9">
      <w:pPr>
        <w:numPr>
          <w:ilvl w:val="0"/>
          <w:numId w:val="19"/>
        </w:numPr>
        <w:spacing w:after="0"/>
        <w:ind w:left="0" w:hanging="2"/>
        <w:rPr>
          <w:color w:val="000000"/>
          <w:szCs w:val="24"/>
        </w:rPr>
      </w:pPr>
      <w:r>
        <w:t xml:space="preserve">On the Regenerate pop up window, enter comments and click Yes. A request ID, work order ID are generated automatically and then work order status is displayed beside the certificate on the holistic </w:t>
      </w:r>
      <w:r>
        <w:rPr>
          <w:color w:val="000000"/>
          <w:szCs w:val="24"/>
        </w:rPr>
        <w:t xml:space="preserve">view. </w:t>
      </w:r>
    </w:p>
    <w:p w:rsidR="005D3ABE" w:rsidRDefault="00256CE3" w:rsidP="001044C9">
      <w:pPr>
        <w:numPr>
          <w:ilvl w:val="0"/>
          <w:numId w:val="19"/>
        </w:numPr>
        <w:spacing w:after="0"/>
        <w:ind w:left="360"/>
        <w:rPr>
          <w:color w:val="000000"/>
          <w:szCs w:val="24"/>
        </w:rPr>
      </w:pPr>
      <w:r>
        <w:rPr>
          <w:color w:val="000000"/>
          <w:szCs w:val="24"/>
        </w:rPr>
        <w:t xml:space="preserve">Click </w:t>
      </w:r>
      <w:r>
        <w:rPr>
          <w:b/>
          <w:color w:val="000000"/>
          <w:szCs w:val="24"/>
        </w:rPr>
        <w:t>Approve</w:t>
      </w:r>
      <w:r>
        <w:rPr>
          <w:color w:val="000000"/>
          <w:szCs w:val="24"/>
        </w:rPr>
        <w:t xml:space="preserve"> to </w:t>
      </w:r>
      <w:r>
        <w:t xml:space="preserve">proceed </w:t>
      </w:r>
      <w:r>
        <w:rPr>
          <w:b/>
        </w:rPr>
        <w:t xml:space="preserve">Regenerate </w:t>
      </w:r>
      <w:r>
        <w:t>action.</w:t>
      </w:r>
    </w:p>
    <w:p w:rsidR="00256CE3" w:rsidRPr="005D3ABE" w:rsidRDefault="00256CE3" w:rsidP="001044C9">
      <w:pPr>
        <w:numPr>
          <w:ilvl w:val="0"/>
          <w:numId w:val="19"/>
        </w:numPr>
        <w:spacing w:after="0"/>
        <w:ind w:left="360"/>
        <w:rPr>
          <w:color w:val="000000"/>
          <w:szCs w:val="24"/>
        </w:rPr>
      </w:pPr>
      <w:r w:rsidRPr="005D3ABE">
        <w:rPr>
          <w:color w:val="000000"/>
          <w:szCs w:val="24"/>
        </w:rPr>
        <w:t xml:space="preserve">On the </w:t>
      </w:r>
      <w:r w:rsidRPr="005D3ABE">
        <w:rPr>
          <w:b/>
          <w:color w:val="000000"/>
          <w:szCs w:val="24"/>
        </w:rPr>
        <w:t>Approve</w:t>
      </w:r>
      <w:r w:rsidR="005D3ABE">
        <w:rPr>
          <w:color w:val="000000"/>
          <w:szCs w:val="24"/>
        </w:rPr>
        <w:t xml:space="preserve"> page that pops up</w:t>
      </w:r>
    </w:p>
    <w:p w:rsidR="00256CE3" w:rsidRDefault="00256CE3" w:rsidP="001044C9">
      <w:pPr>
        <w:pStyle w:val="ListParagraph"/>
        <w:numPr>
          <w:ilvl w:val="0"/>
          <w:numId w:val="22"/>
        </w:numPr>
        <w:spacing w:after="0"/>
        <w:rPr>
          <w:color w:val="000000"/>
          <w:szCs w:val="24"/>
        </w:rPr>
      </w:pPr>
      <w:r>
        <w:rPr>
          <w:color w:val="000000"/>
          <w:szCs w:val="24"/>
        </w:rPr>
        <w:t xml:space="preserve">Click </w:t>
      </w:r>
      <w:r>
        <w:rPr>
          <w:b/>
          <w:color w:val="000000"/>
          <w:szCs w:val="24"/>
        </w:rPr>
        <w:t>Schedule later</w:t>
      </w:r>
      <w:r>
        <w:rPr>
          <w:color w:val="000000"/>
          <w:szCs w:val="24"/>
        </w:rPr>
        <w:t xml:space="preserve"> if the workflow request has to be approved automatically in future.</w:t>
      </w:r>
    </w:p>
    <w:p w:rsidR="00256CE3" w:rsidRDefault="00256CE3" w:rsidP="001044C9">
      <w:pPr>
        <w:pStyle w:val="ListParagraph"/>
        <w:numPr>
          <w:ilvl w:val="0"/>
          <w:numId w:val="22"/>
        </w:numPr>
        <w:spacing w:after="0"/>
        <w:rPr>
          <w:color w:val="000000"/>
          <w:szCs w:val="24"/>
        </w:rPr>
      </w:pPr>
      <w:r>
        <w:rPr>
          <w:color w:val="000000"/>
          <w:szCs w:val="24"/>
        </w:rPr>
        <w:t xml:space="preserve">Enter comments to approve the renewal and then click </w:t>
      </w:r>
      <w:r>
        <w:rPr>
          <w:b/>
          <w:color w:val="000000"/>
          <w:szCs w:val="24"/>
        </w:rPr>
        <w:t>Yes</w:t>
      </w:r>
      <w:r>
        <w:rPr>
          <w:color w:val="000000"/>
          <w:szCs w:val="24"/>
        </w:rPr>
        <w:t>. The work order status is displayed beside the connector.</w:t>
      </w:r>
    </w:p>
    <w:p w:rsidR="005D3ABE" w:rsidRPr="005D3ABE" w:rsidRDefault="00256CE3" w:rsidP="001044C9">
      <w:pPr>
        <w:numPr>
          <w:ilvl w:val="0"/>
          <w:numId w:val="19"/>
        </w:numPr>
        <w:spacing w:after="0"/>
        <w:ind w:left="450"/>
        <w:rPr>
          <w:color w:val="000000"/>
          <w:szCs w:val="24"/>
        </w:rPr>
      </w:pPr>
      <w:r w:rsidRPr="005D3ABE">
        <w:rPr>
          <w:color w:val="000000"/>
          <w:szCs w:val="24"/>
        </w:rPr>
        <w:t xml:space="preserve">Click Implement </w:t>
      </w:r>
      <w:r>
        <w:t>to proceed with regenerate action.</w:t>
      </w:r>
    </w:p>
    <w:p w:rsidR="005D3ABE" w:rsidRDefault="00256CE3" w:rsidP="001044C9">
      <w:pPr>
        <w:numPr>
          <w:ilvl w:val="0"/>
          <w:numId w:val="19"/>
        </w:numPr>
        <w:spacing w:after="0"/>
        <w:ind w:left="450"/>
        <w:rPr>
          <w:color w:val="000000"/>
          <w:szCs w:val="24"/>
        </w:rPr>
      </w:pPr>
      <w:r w:rsidRPr="005D3ABE">
        <w:rPr>
          <w:color w:val="000000"/>
          <w:szCs w:val="24"/>
        </w:rPr>
        <w:t xml:space="preserve">On the </w:t>
      </w:r>
      <w:r w:rsidRPr="005D3ABE">
        <w:rPr>
          <w:b/>
          <w:color w:val="000000"/>
          <w:szCs w:val="24"/>
        </w:rPr>
        <w:t>Implement</w:t>
      </w:r>
      <w:r w:rsidR="005D3ABE">
        <w:rPr>
          <w:color w:val="000000"/>
          <w:szCs w:val="24"/>
        </w:rPr>
        <w:t xml:space="preserve"> page that pops up:</w:t>
      </w:r>
    </w:p>
    <w:p w:rsidR="005D3ABE" w:rsidRDefault="00256CE3" w:rsidP="001044C9">
      <w:pPr>
        <w:pStyle w:val="ListParagraph"/>
        <w:numPr>
          <w:ilvl w:val="0"/>
          <w:numId w:val="33"/>
        </w:numPr>
        <w:spacing w:after="0"/>
        <w:rPr>
          <w:color w:val="000000"/>
          <w:szCs w:val="24"/>
        </w:rPr>
      </w:pPr>
      <w:r w:rsidRPr="005D3ABE">
        <w:rPr>
          <w:color w:val="000000"/>
          <w:szCs w:val="24"/>
        </w:rPr>
        <w:t>Click Schedule later if the workflow request has to be approved automatically in future.</w:t>
      </w:r>
    </w:p>
    <w:p w:rsidR="00256CE3" w:rsidRPr="005D3ABE" w:rsidRDefault="00256CE3" w:rsidP="001044C9">
      <w:pPr>
        <w:pStyle w:val="ListParagraph"/>
        <w:numPr>
          <w:ilvl w:val="0"/>
          <w:numId w:val="33"/>
        </w:numPr>
        <w:spacing w:after="0"/>
        <w:rPr>
          <w:color w:val="000000"/>
          <w:szCs w:val="24"/>
        </w:rPr>
      </w:pPr>
      <w:r w:rsidRPr="005D3ABE">
        <w:rPr>
          <w:color w:val="000000"/>
          <w:szCs w:val="24"/>
        </w:rPr>
        <w:t>Enter comments to approve the renewal, then click Yes.</w:t>
      </w:r>
    </w:p>
    <w:p w:rsidR="00256CE3" w:rsidRDefault="00256CE3" w:rsidP="001044C9">
      <w:pPr>
        <w:numPr>
          <w:ilvl w:val="0"/>
          <w:numId w:val="19"/>
        </w:numPr>
        <w:spacing w:after="0"/>
        <w:ind w:left="450"/>
        <w:rPr>
          <w:color w:val="000000"/>
          <w:szCs w:val="24"/>
        </w:rPr>
      </w:pPr>
      <w:r>
        <w:rPr>
          <w:color w:val="000000"/>
          <w:szCs w:val="24"/>
        </w:rPr>
        <w:t>Click</w:t>
      </w:r>
      <w:r>
        <w:t xml:space="preserve"> the Refresh</w:t>
      </w:r>
      <w:r>
        <w:rPr>
          <w:color w:val="000000"/>
          <w:szCs w:val="24"/>
        </w:rPr>
        <w:t xml:space="preserve"> button on the top right until the </w:t>
      </w:r>
      <w:r>
        <w:t>regenerate status</w:t>
      </w:r>
      <w:r>
        <w:rPr>
          <w:color w:val="000000"/>
          <w:szCs w:val="24"/>
        </w:rPr>
        <w:t xml:space="preserve"> updates. </w:t>
      </w:r>
    </w:p>
    <w:p w:rsidR="00256CE3" w:rsidRDefault="00256CE3" w:rsidP="001044C9">
      <w:pPr>
        <w:numPr>
          <w:ilvl w:val="0"/>
          <w:numId w:val="19"/>
        </w:numPr>
        <w:spacing w:after="0"/>
        <w:ind w:left="450"/>
        <w:rPr>
          <w:color w:val="000000"/>
          <w:szCs w:val="24"/>
        </w:rPr>
      </w:pPr>
      <w:bookmarkStart w:id="56" w:name="_heading=h.rjefff"/>
      <w:bookmarkEnd w:id="56"/>
      <w:r>
        <w:rPr>
          <w:color w:val="000000"/>
          <w:szCs w:val="24"/>
        </w:rPr>
        <w:t xml:space="preserve">After the </w:t>
      </w:r>
      <w:r>
        <w:t xml:space="preserve">regenerate </w:t>
      </w:r>
      <w:r>
        <w:rPr>
          <w:color w:val="000000"/>
          <w:szCs w:val="24"/>
        </w:rPr>
        <w:t xml:space="preserve">action is completed, the status updates to </w:t>
      </w:r>
      <w:r>
        <w:rPr>
          <w:b/>
          <w:color w:val="000000"/>
          <w:szCs w:val="24"/>
        </w:rPr>
        <w:t>Completed</w:t>
      </w:r>
      <w:r>
        <w:rPr>
          <w:color w:val="000000"/>
          <w:szCs w:val="24"/>
        </w:rPr>
        <w:t>.</w:t>
      </w:r>
    </w:p>
    <w:p w:rsidR="00256CE3" w:rsidRDefault="00256CE3" w:rsidP="00256CE3">
      <w:pPr>
        <w:pStyle w:val="Heading1"/>
        <w:ind w:left="2" w:hanging="4"/>
      </w:pPr>
      <w:bookmarkStart w:id="57" w:name="_Toc56109847"/>
      <w:bookmarkStart w:id="58" w:name="_Toc56110276"/>
      <w:r>
        <w:t>Revoke a Certificate</w:t>
      </w:r>
      <w:bookmarkEnd w:id="57"/>
      <w:bookmarkEnd w:id="58"/>
    </w:p>
    <w:p w:rsidR="00256CE3" w:rsidRDefault="00256CE3" w:rsidP="00256CE3">
      <w:pPr>
        <w:spacing w:before="280" w:after="280" w:line="240" w:lineRule="auto"/>
        <w:ind w:hanging="2"/>
        <w:jc w:val="both"/>
        <w:rPr>
          <w:color w:val="000000"/>
        </w:rPr>
      </w:pPr>
      <w:r>
        <w:rPr>
          <w:color w:val="000000"/>
        </w:rPr>
        <w:t xml:space="preserve">You can revoke an issued certificate. For example, you might need to revoke a certificate </w:t>
      </w:r>
      <w:r>
        <w:t>if the certificate</w:t>
      </w:r>
      <w:r>
        <w:rPr>
          <w:color w:val="000000"/>
        </w:rPr>
        <w:t xml:space="preserve"> is no longer required (or) certificate’s private key is compromised. Make sure that you have permission to </w:t>
      </w:r>
      <w:r>
        <w:t>revoke the certificate</w:t>
      </w:r>
      <w:r>
        <w:rPr>
          <w:color w:val="000000"/>
        </w:rPr>
        <w:t>, you can submit a request to the certificate authority to revoke an issued certificate. As soon as the certificate is revoked, the certificate is no longer considered to be trusted. Revoked certificates are listed in the Certificate Revocation List (CRL) maintained by each certificate authority.</w:t>
      </w:r>
    </w:p>
    <w:p w:rsidR="00256CE3" w:rsidRDefault="00256CE3" w:rsidP="00256CE3">
      <w:pPr>
        <w:spacing w:before="280" w:after="280" w:line="240" w:lineRule="auto"/>
        <w:ind w:hanging="2"/>
        <w:rPr>
          <w:color w:val="000000"/>
        </w:rPr>
      </w:pPr>
      <w:r>
        <w:rPr>
          <w:color w:val="000000"/>
        </w:rPr>
        <w:t>To revoke a certificate,</w:t>
      </w:r>
    </w:p>
    <w:p w:rsidR="00256CE3" w:rsidRDefault="00256CE3" w:rsidP="001044C9">
      <w:pPr>
        <w:pStyle w:val="ListParagraph"/>
        <w:numPr>
          <w:ilvl w:val="0"/>
          <w:numId w:val="23"/>
        </w:numPr>
        <w:spacing w:after="0" w:line="240" w:lineRule="auto"/>
        <w:rPr>
          <w:color w:val="000000"/>
          <w:szCs w:val="24"/>
        </w:rPr>
      </w:pPr>
      <w:r>
        <w:rPr>
          <w:color w:val="000000"/>
          <w:szCs w:val="24"/>
        </w:rPr>
        <w:t xml:space="preserve">Click on the </w:t>
      </w:r>
      <w:r>
        <w:t>menu</w:t>
      </w:r>
      <w:r>
        <w:rPr>
          <w:color w:val="000000"/>
          <w:szCs w:val="24"/>
        </w:rPr>
        <w:t xml:space="preserve"> button.</w:t>
      </w:r>
    </w:p>
    <w:p w:rsidR="00256CE3" w:rsidRDefault="00256CE3" w:rsidP="001044C9">
      <w:pPr>
        <w:pStyle w:val="ListParagraph"/>
        <w:numPr>
          <w:ilvl w:val="0"/>
          <w:numId w:val="23"/>
        </w:numPr>
        <w:spacing w:after="0"/>
        <w:rPr>
          <w:color w:val="000000"/>
          <w:szCs w:val="24"/>
        </w:rPr>
      </w:pPr>
      <w:r>
        <w:rPr>
          <w:color w:val="000000"/>
          <w:szCs w:val="24"/>
        </w:rPr>
        <w:t xml:space="preserve">Navigate to </w:t>
      </w:r>
      <w:r>
        <w:rPr>
          <w:b/>
          <w:color w:val="000000"/>
          <w:szCs w:val="24"/>
        </w:rPr>
        <w:t>CERT+</w:t>
      </w:r>
      <w:r>
        <w:rPr>
          <w:color w:val="000000"/>
          <w:szCs w:val="24"/>
        </w:rPr>
        <w:t xml:space="preserve"> &gt; </w:t>
      </w:r>
      <w:r>
        <w:rPr>
          <w:b/>
          <w:color w:val="000000"/>
          <w:szCs w:val="24"/>
        </w:rPr>
        <w:t>Certificate</w:t>
      </w:r>
      <w:r>
        <w:rPr>
          <w:color w:val="000000"/>
          <w:szCs w:val="24"/>
        </w:rPr>
        <w:t xml:space="preserve"> </w:t>
      </w:r>
      <w:r>
        <w:rPr>
          <w:b/>
          <w:color w:val="000000"/>
          <w:szCs w:val="24"/>
        </w:rPr>
        <w:t>Inventory</w:t>
      </w:r>
      <w:r>
        <w:rPr>
          <w:color w:val="000000"/>
          <w:szCs w:val="24"/>
        </w:rPr>
        <w:t>.</w:t>
      </w:r>
    </w:p>
    <w:p w:rsidR="00256CE3" w:rsidRDefault="00256CE3" w:rsidP="001044C9">
      <w:pPr>
        <w:pStyle w:val="ListParagraph"/>
        <w:numPr>
          <w:ilvl w:val="0"/>
          <w:numId w:val="23"/>
        </w:numPr>
        <w:spacing w:after="0"/>
        <w:rPr>
          <w:color w:val="000000"/>
          <w:szCs w:val="24"/>
        </w:rPr>
      </w:pPr>
      <w:r>
        <w:rPr>
          <w:color w:val="000000"/>
          <w:szCs w:val="24"/>
        </w:rPr>
        <w:lastRenderedPageBreak/>
        <w:t xml:space="preserve">Under the </w:t>
      </w:r>
      <w:r>
        <w:rPr>
          <w:b/>
          <w:color w:val="000000"/>
          <w:szCs w:val="24"/>
        </w:rPr>
        <w:t>Certificate Inventory</w:t>
      </w:r>
      <w:r>
        <w:rPr>
          <w:color w:val="000000"/>
          <w:szCs w:val="24"/>
        </w:rPr>
        <w:t xml:space="preserve"> section, click </w:t>
      </w:r>
      <w:r>
        <w:rPr>
          <w:b/>
          <w:color w:val="000000"/>
          <w:szCs w:val="24"/>
        </w:rPr>
        <w:t>Server</w:t>
      </w:r>
      <w:r>
        <w:rPr>
          <w:color w:val="000000"/>
          <w:szCs w:val="24"/>
        </w:rPr>
        <w:t xml:space="preserve">, or </w:t>
      </w:r>
      <w:r>
        <w:rPr>
          <w:b/>
          <w:color w:val="000000"/>
          <w:szCs w:val="24"/>
        </w:rPr>
        <w:t>Client</w:t>
      </w:r>
      <w:r>
        <w:rPr>
          <w:color w:val="000000"/>
          <w:szCs w:val="24"/>
        </w:rPr>
        <w:t xml:space="preserve"> depends on the type of certificate you want to renew.</w:t>
      </w:r>
      <w:r>
        <w:rPr>
          <w:color w:val="000000"/>
          <w:szCs w:val="24"/>
        </w:rPr>
        <w:br/>
      </w:r>
      <w:r>
        <w:rPr>
          <w:noProof/>
        </w:rPr>
        <w:drawing>
          <wp:inline distT="0" distB="0" distL="0" distR="0" wp14:anchorId="557E5EF0" wp14:editId="6C0CFDFE">
            <wp:extent cx="5343525" cy="2495550"/>
            <wp:effectExtent l="0" t="0" r="0" b="0"/>
            <wp:docPr id="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495550"/>
                    </a:xfrm>
                    <a:prstGeom prst="rect">
                      <a:avLst/>
                    </a:prstGeom>
                    <a:noFill/>
                    <a:ln>
                      <a:noFill/>
                    </a:ln>
                  </pic:spPr>
                </pic:pic>
              </a:graphicData>
            </a:graphic>
          </wp:inline>
        </w:drawing>
      </w:r>
    </w:p>
    <w:p w:rsidR="00256CE3" w:rsidRDefault="00256CE3" w:rsidP="001044C9">
      <w:pPr>
        <w:pStyle w:val="ListParagraph"/>
        <w:numPr>
          <w:ilvl w:val="0"/>
          <w:numId w:val="23"/>
        </w:numPr>
        <w:spacing w:after="0" w:line="240" w:lineRule="auto"/>
        <w:rPr>
          <w:color w:val="000000"/>
          <w:szCs w:val="24"/>
        </w:rPr>
      </w:pPr>
      <w:r>
        <w:rPr>
          <w:color w:val="000000"/>
          <w:szCs w:val="24"/>
        </w:rPr>
        <w:t xml:space="preserve">On the </w:t>
      </w:r>
      <w:r>
        <w:rPr>
          <w:b/>
          <w:color w:val="000000"/>
          <w:szCs w:val="24"/>
        </w:rPr>
        <w:t>Server</w:t>
      </w:r>
      <w:r>
        <w:rPr>
          <w:color w:val="000000"/>
          <w:szCs w:val="24"/>
        </w:rPr>
        <w:t xml:space="preserve"> </w:t>
      </w:r>
      <w:r>
        <w:rPr>
          <w:b/>
          <w:color w:val="000000"/>
          <w:szCs w:val="24"/>
        </w:rPr>
        <w:t xml:space="preserve">Certificate </w:t>
      </w:r>
      <w:r>
        <w:rPr>
          <w:color w:val="000000"/>
          <w:szCs w:val="24"/>
        </w:rPr>
        <w:t xml:space="preserve">page, click </w:t>
      </w:r>
      <w:r>
        <w:rPr>
          <w:b/>
          <w:color w:val="000000"/>
          <w:szCs w:val="24"/>
        </w:rPr>
        <w:t>List</w:t>
      </w:r>
      <w:r>
        <w:rPr>
          <w:color w:val="000000"/>
          <w:szCs w:val="24"/>
        </w:rPr>
        <w:t xml:space="preserve"> on the top right.</w:t>
      </w:r>
      <w:r>
        <w:rPr>
          <w:color w:val="000000"/>
          <w:szCs w:val="24"/>
        </w:rPr>
        <w:br/>
      </w:r>
      <w:r>
        <w:rPr>
          <w:noProof/>
          <w:color w:val="000000"/>
          <w:szCs w:val="24"/>
        </w:rPr>
        <w:drawing>
          <wp:inline distT="0" distB="0" distL="0" distR="0" wp14:anchorId="4978ED30" wp14:editId="3F302447">
            <wp:extent cx="5353050" cy="2495550"/>
            <wp:effectExtent l="0" t="0" r="0" b="0"/>
            <wp:docPr id="6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2495550"/>
                    </a:xfrm>
                    <a:prstGeom prst="rect">
                      <a:avLst/>
                    </a:prstGeom>
                    <a:noFill/>
                    <a:ln>
                      <a:noFill/>
                    </a:ln>
                  </pic:spPr>
                </pic:pic>
              </a:graphicData>
            </a:graphic>
          </wp:inline>
        </w:drawing>
      </w:r>
    </w:p>
    <w:p w:rsidR="00256CE3" w:rsidRDefault="00256CE3" w:rsidP="001044C9">
      <w:pPr>
        <w:pStyle w:val="ListParagraph"/>
        <w:numPr>
          <w:ilvl w:val="0"/>
          <w:numId w:val="23"/>
        </w:numPr>
        <w:spacing w:after="0" w:line="240" w:lineRule="auto"/>
        <w:rPr>
          <w:color w:val="000000"/>
          <w:szCs w:val="24"/>
        </w:rPr>
      </w:pPr>
      <w:r>
        <w:rPr>
          <w:color w:val="000000"/>
          <w:szCs w:val="24"/>
        </w:rPr>
        <w:t xml:space="preserve">On the </w:t>
      </w:r>
      <w:r>
        <w:rPr>
          <w:b/>
          <w:color w:val="000000"/>
          <w:szCs w:val="24"/>
        </w:rPr>
        <w:t>certificate list</w:t>
      </w:r>
      <w:r>
        <w:rPr>
          <w:color w:val="000000"/>
          <w:szCs w:val="24"/>
        </w:rPr>
        <w:t xml:space="preserve"> view, </w:t>
      </w:r>
      <w:r>
        <w:t xml:space="preserve">click the </w:t>
      </w:r>
      <w:r>
        <w:rPr>
          <w:b/>
        </w:rPr>
        <w:t>Common</w:t>
      </w:r>
      <w:r>
        <w:rPr>
          <w:b/>
          <w:color w:val="000000"/>
          <w:szCs w:val="24"/>
        </w:rPr>
        <w:t xml:space="preserve"> Name</w:t>
      </w:r>
      <w:r>
        <w:rPr>
          <w:color w:val="000000"/>
          <w:szCs w:val="24"/>
        </w:rPr>
        <w:t xml:space="preserve"> of the certificate to </w:t>
      </w:r>
      <w:r>
        <w:t>navigate into the holistic view</w:t>
      </w:r>
      <w:r>
        <w:rPr>
          <w:color w:val="000000"/>
          <w:szCs w:val="24"/>
        </w:rPr>
        <w:t>.</w:t>
      </w:r>
      <w:r>
        <w:rPr>
          <w:color w:val="000000"/>
          <w:szCs w:val="24"/>
        </w:rPr>
        <w:br/>
      </w:r>
    </w:p>
    <w:p w:rsidR="00256CE3" w:rsidRDefault="00256CE3" w:rsidP="001044C9">
      <w:pPr>
        <w:pStyle w:val="ListParagraph"/>
        <w:numPr>
          <w:ilvl w:val="0"/>
          <w:numId w:val="23"/>
        </w:numPr>
        <w:spacing w:after="0" w:line="240" w:lineRule="auto"/>
        <w:rPr>
          <w:color w:val="000000"/>
          <w:szCs w:val="24"/>
        </w:rPr>
      </w:pPr>
      <w:r>
        <w:rPr>
          <w:color w:val="000000"/>
          <w:szCs w:val="24"/>
        </w:rPr>
        <w:t xml:space="preserve">Hover </w:t>
      </w:r>
      <w:r>
        <w:t>over the three</w:t>
      </w:r>
      <w:r>
        <w:rPr>
          <w:color w:val="000000"/>
          <w:szCs w:val="24"/>
        </w:rPr>
        <w:t xml:space="preserve"> dots icon on the certificate and click </w:t>
      </w:r>
      <w:r>
        <w:rPr>
          <w:b/>
          <w:color w:val="000000"/>
          <w:szCs w:val="24"/>
        </w:rPr>
        <w:t>Revoke</w:t>
      </w:r>
      <w:r>
        <w:rPr>
          <w:color w:val="000000"/>
          <w:szCs w:val="24"/>
        </w:rPr>
        <w:t>.</w:t>
      </w:r>
    </w:p>
    <w:p w:rsidR="005D3ABE" w:rsidRDefault="005D3ABE" w:rsidP="001044C9">
      <w:pPr>
        <w:pStyle w:val="ListParagraph"/>
        <w:numPr>
          <w:ilvl w:val="0"/>
          <w:numId w:val="23"/>
        </w:numPr>
        <w:spacing w:after="0" w:line="240" w:lineRule="auto"/>
        <w:rPr>
          <w:color w:val="000000"/>
          <w:szCs w:val="24"/>
        </w:rPr>
      </w:pPr>
      <w:r>
        <w:rPr>
          <w:noProof/>
          <w:color w:val="000000"/>
          <w:szCs w:val="24"/>
        </w:rPr>
        <w:lastRenderedPageBreak/>
        <w:drawing>
          <wp:inline distT="0" distB="0" distL="0" distR="0" wp14:anchorId="34EC8977" wp14:editId="7162739E">
            <wp:extent cx="5939790" cy="32918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256CE3" w:rsidRDefault="00256CE3" w:rsidP="00256CE3">
      <w:pPr>
        <w:spacing w:after="0"/>
        <w:ind w:left="720"/>
        <w:rPr>
          <w:color w:val="000000"/>
          <w:szCs w:val="24"/>
        </w:rPr>
      </w:pPr>
      <w:r>
        <w:rPr>
          <w:color w:val="000000"/>
          <w:szCs w:val="24"/>
        </w:rPr>
        <w:t xml:space="preserve">On the </w:t>
      </w:r>
      <w:r>
        <w:rPr>
          <w:b/>
          <w:color w:val="000000"/>
          <w:szCs w:val="24"/>
        </w:rPr>
        <w:t>Certificate</w:t>
      </w:r>
      <w:r>
        <w:rPr>
          <w:color w:val="000000"/>
          <w:szCs w:val="24"/>
        </w:rPr>
        <w:t xml:space="preserve"> </w:t>
      </w:r>
      <w:r>
        <w:rPr>
          <w:b/>
          <w:color w:val="000000"/>
          <w:szCs w:val="24"/>
        </w:rPr>
        <w:t>Revoke</w:t>
      </w:r>
      <w:r>
        <w:rPr>
          <w:color w:val="000000"/>
          <w:szCs w:val="24"/>
        </w:rPr>
        <w:t xml:space="preserve"> pop up window, select </w:t>
      </w:r>
      <w:r>
        <w:rPr>
          <w:b/>
          <w:color w:val="000000"/>
          <w:szCs w:val="24"/>
        </w:rPr>
        <w:t>Reason</w:t>
      </w:r>
      <w:r>
        <w:rPr>
          <w:color w:val="000000"/>
          <w:szCs w:val="24"/>
        </w:rPr>
        <w:t xml:space="preserve"> from the drop down menu, enter the comments and click </w:t>
      </w:r>
      <w:r>
        <w:rPr>
          <w:b/>
          <w:color w:val="000000"/>
          <w:szCs w:val="24"/>
        </w:rPr>
        <w:t>Yes</w:t>
      </w:r>
      <w:r>
        <w:rPr>
          <w:color w:val="000000"/>
          <w:szCs w:val="24"/>
        </w:rPr>
        <w:t xml:space="preserve">. </w:t>
      </w:r>
      <w:r>
        <w:rPr>
          <w:color w:val="000000"/>
          <w:szCs w:val="24"/>
        </w:rPr>
        <w:br/>
      </w:r>
      <w:r>
        <w:rPr>
          <w:noProof/>
          <w:color w:val="000000"/>
          <w:szCs w:val="24"/>
        </w:rPr>
        <w:drawing>
          <wp:inline distT="0" distB="0" distL="0" distR="0" wp14:anchorId="68FA68FC" wp14:editId="699A7DA9">
            <wp:extent cx="3152775" cy="2000250"/>
            <wp:effectExtent l="0" t="0" r="0" b="0"/>
            <wp:docPr id="6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2000250"/>
                    </a:xfrm>
                    <a:prstGeom prst="rect">
                      <a:avLst/>
                    </a:prstGeom>
                    <a:noFill/>
                    <a:ln>
                      <a:noFill/>
                    </a:ln>
                  </pic:spPr>
                </pic:pic>
              </a:graphicData>
            </a:graphic>
          </wp:inline>
        </w:drawing>
      </w:r>
    </w:p>
    <w:p w:rsidR="005D3ABE" w:rsidRDefault="00256CE3" w:rsidP="001044C9">
      <w:pPr>
        <w:pStyle w:val="ListParagraph"/>
        <w:numPr>
          <w:ilvl w:val="0"/>
          <w:numId w:val="23"/>
        </w:numPr>
        <w:spacing w:after="0" w:line="240" w:lineRule="auto"/>
        <w:ind w:left="722" w:hanging="2"/>
        <w:rPr>
          <w:color w:val="000000"/>
          <w:szCs w:val="24"/>
        </w:rPr>
      </w:pPr>
      <w:r w:rsidRPr="005D3ABE">
        <w:rPr>
          <w:color w:val="000000"/>
          <w:szCs w:val="24"/>
        </w:rPr>
        <w:t xml:space="preserve">Click </w:t>
      </w:r>
      <w:r w:rsidRPr="005D3ABE">
        <w:rPr>
          <w:b/>
          <w:color w:val="000000"/>
          <w:szCs w:val="24"/>
        </w:rPr>
        <w:t>Approve</w:t>
      </w:r>
      <w:r w:rsidRPr="005D3ABE">
        <w:rPr>
          <w:color w:val="000000"/>
          <w:szCs w:val="24"/>
        </w:rPr>
        <w:t xml:space="preserve"> to </w:t>
      </w:r>
      <w:r>
        <w:t xml:space="preserve">proceed with </w:t>
      </w:r>
      <w:r w:rsidRPr="005D3ABE">
        <w:rPr>
          <w:b/>
        </w:rPr>
        <w:t xml:space="preserve">Revoke </w:t>
      </w:r>
      <w:r>
        <w:t>action</w:t>
      </w:r>
      <w:r w:rsidRPr="005D3ABE">
        <w:rPr>
          <w:color w:val="000000"/>
          <w:szCs w:val="24"/>
        </w:rPr>
        <w:t xml:space="preserve">. </w:t>
      </w:r>
    </w:p>
    <w:p w:rsidR="00256CE3" w:rsidRPr="005D3ABE" w:rsidRDefault="00256CE3" w:rsidP="001044C9">
      <w:pPr>
        <w:pStyle w:val="ListParagraph"/>
        <w:numPr>
          <w:ilvl w:val="0"/>
          <w:numId w:val="23"/>
        </w:numPr>
        <w:spacing w:after="0" w:line="240" w:lineRule="auto"/>
        <w:ind w:left="722" w:hanging="2"/>
        <w:rPr>
          <w:color w:val="000000"/>
          <w:szCs w:val="24"/>
        </w:rPr>
      </w:pPr>
      <w:r w:rsidRPr="005D3ABE">
        <w:rPr>
          <w:color w:val="000000"/>
          <w:szCs w:val="24"/>
        </w:rPr>
        <w:t xml:space="preserve">On the </w:t>
      </w:r>
      <w:r w:rsidRPr="005D3ABE">
        <w:rPr>
          <w:b/>
          <w:color w:val="000000"/>
          <w:szCs w:val="24"/>
        </w:rPr>
        <w:t>Approve</w:t>
      </w:r>
      <w:r w:rsidRPr="005D3ABE">
        <w:rPr>
          <w:color w:val="000000"/>
          <w:szCs w:val="24"/>
        </w:rPr>
        <w:t xml:space="preserve"> page that pops up:</w:t>
      </w:r>
      <w:r w:rsidRPr="005D3ABE">
        <w:rPr>
          <w:color w:val="000000"/>
          <w:szCs w:val="24"/>
        </w:rPr>
        <w:br/>
      </w:r>
    </w:p>
    <w:p w:rsidR="00256CE3" w:rsidRDefault="00256CE3" w:rsidP="001044C9">
      <w:pPr>
        <w:pStyle w:val="ListParagraph"/>
        <w:numPr>
          <w:ilvl w:val="0"/>
          <w:numId w:val="24"/>
        </w:numPr>
        <w:spacing w:after="0"/>
        <w:ind w:left="1440"/>
        <w:rPr>
          <w:color w:val="000000"/>
          <w:szCs w:val="24"/>
        </w:rPr>
      </w:pPr>
      <w:r>
        <w:rPr>
          <w:color w:val="000000"/>
          <w:szCs w:val="24"/>
        </w:rPr>
        <w:t xml:space="preserve">Click </w:t>
      </w:r>
      <w:r>
        <w:rPr>
          <w:b/>
          <w:color w:val="000000"/>
          <w:szCs w:val="24"/>
        </w:rPr>
        <w:t>Schedule later</w:t>
      </w:r>
      <w:r>
        <w:rPr>
          <w:color w:val="000000"/>
          <w:szCs w:val="24"/>
        </w:rPr>
        <w:t xml:space="preserve"> if the workflow request has to be approved automatically in future.</w:t>
      </w:r>
    </w:p>
    <w:p w:rsidR="00256CE3" w:rsidRDefault="00256CE3" w:rsidP="001044C9">
      <w:pPr>
        <w:pStyle w:val="ListParagraph"/>
        <w:numPr>
          <w:ilvl w:val="0"/>
          <w:numId w:val="24"/>
        </w:numPr>
        <w:spacing w:after="0"/>
        <w:ind w:left="1440"/>
        <w:rPr>
          <w:color w:val="000000"/>
          <w:szCs w:val="24"/>
        </w:rPr>
      </w:pPr>
      <w:r>
        <w:rPr>
          <w:color w:val="000000"/>
          <w:szCs w:val="24"/>
        </w:rPr>
        <w:t xml:space="preserve">Enter comments to approve the renewal and then click </w:t>
      </w:r>
      <w:r>
        <w:rPr>
          <w:b/>
          <w:color w:val="000000"/>
          <w:szCs w:val="24"/>
        </w:rPr>
        <w:t>Yes</w:t>
      </w:r>
      <w:r>
        <w:rPr>
          <w:color w:val="000000"/>
          <w:szCs w:val="24"/>
        </w:rPr>
        <w:t>. The work order status is displayed beside the connector.</w:t>
      </w:r>
    </w:p>
    <w:p w:rsidR="005D3ABE" w:rsidRDefault="00256CE3" w:rsidP="001044C9">
      <w:pPr>
        <w:pStyle w:val="ListParagraph"/>
        <w:numPr>
          <w:ilvl w:val="0"/>
          <w:numId w:val="23"/>
        </w:numPr>
        <w:spacing w:after="0" w:line="240" w:lineRule="auto"/>
        <w:rPr>
          <w:color w:val="000000"/>
          <w:szCs w:val="24"/>
        </w:rPr>
      </w:pPr>
      <w:r>
        <w:rPr>
          <w:color w:val="000000"/>
          <w:szCs w:val="24"/>
        </w:rPr>
        <w:t xml:space="preserve">Click </w:t>
      </w:r>
      <w:r>
        <w:rPr>
          <w:b/>
          <w:color w:val="000000"/>
          <w:szCs w:val="24"/>
        </w:rPr>
        <w:t>Implement</w:t>
      </w:r>
      <w:r>
        <w:t xml:space="preserve"> to proceed with </w:t>
      </w:r>
      <w:r>
        <w:rPr>
          <w:b/>
        </w:rPr>
        <w:t xml:space="preserve">Revoke </w:t>
      </w:r>
      <w:r>
        <w:t>action.</w:t>
      </w:r>
    </w:p>
    <w:p w:rsidR="00256CE3" w:rsidRPr="005D3ABE" w:rsidRDefault="00256CE3" w:rsidP="001044C9">
      <w:pPr>
        <w:pStyle w:val="ListParagraph"/>
        <w:numPr>
          <w:ilvl w:val="0"/>
          <w:numId w:val="23"/>
        </w:numPr>
        <w:spacing w:after="0" w:line="240" w:lineRule="auto"/>
        <w:rPr>
          <w:color w:val="000000"/>
          <w:szCs w:val="24"/>
        </w:rPr>
      </w:pPr>
      <w:r w:rsidRPr="005D3ABE">
        <w:rPr>
          <w:color w:val="000000"/>
          <w:szCs w:val="24"/>
        </w:rPr>
        <w:t xml:space="preserve">On the </w:t>
      </w:r>
      <w:r w:rsidRPr="005D3ABE">
        <w:rPr>
          <w:b/>
          <w:color w:val="000000"/>
          <w:szCs w:val="24"/>
        </w:rPr>
        <w:t>Implement</w:t>
      </w:r>
      <w:r w:rsidRPr="005D3ABE">
        <w:rPr>
          <w:color w:val="000000"/>
          <w:szCs w:val="24"/>
        </w:rPr>
        <w:t xml:space="preserve"> page that pops up:</w:t>
      </w:r>
      <w:r w:rsidRPr="005D3ABE">
        <w:rPr>
          <w:color w:val="000000"/>
          <w:szCs w:val="24"/>
        </w:rPr>
        <w:br/>
      </w:r>
    </w:p>
    <w:p w:rsidR="00256CE3" w:rsidRDefault="00256CE3" w:rsidP="001044C9">
      <w:pPr>
        <w:pStyle w:val="ListParagraph"/>
        <w:numPr>
          <w:ilvl w:val="0"/>
          <w:numId w:val="25"/>
        </w:numPr>
        <w:spacing w:after="0"/>
        <w:rPr>
          <w:color w:val="000000"/>
          <w:szCs w:val="24"/>
        </w:rPr>
      </w:pPr>
      <w:r>
        <w:rPr>
          <w:color w:val="000000"/>
          <w:szCs w:val="24"/>
        </w:rPr>
        <w:t xml:space="preserve">Click </w:t>
      </w:r>
      <w:r>
        <w:rPr>
          <w:b/>
          <w:color w:val="000000"/>
          <w:szCs w:val="24"/>
        </w:rPr>
        <w:t>Schedule later</w:t>
      </w:r>
      <w:r>
        <w:rPr>
          <w:color w:val="000000"/>
          <w:szCs w:val="24"/>
        </w:rPr>
        <w:t xml:space="preserve"> if the workflow request has to be approved automatically in future.</w:t>
      </w:r>
    </w:p>
    <w:p w:rsidR="008A1B3A" w:rsidRDefault="00256CE3" w:rsidP="001044C9">
      <w:pPr>
        <w:pStyle w:val="ListParagraph"/>
        <w:numPr>
          <w:ilvl w:val="0"/>
          <w:numId w:val="25"/>
        </w:numPr>
        <w:spacing w:after="0"/>
        <w:rPr>
          <w:color w:val="000000"/>
          <w:szCs w:val="24"/>
        </w:rPr>
      </w:pPr>
      <w:r w:rsidRPr="008A1B3A">
        <w:rPr>
          <w:color w:val="000000"/>
          <w:szCs w:val="24"/>
        </w:rPr>
        <w:lastRenderedPageBreak/>
        <w:t xml:space="preserve">Enter comments to approve the renewal, then click </w:t>
      </w:r>
      <w:r w:rsidRPr="008A1B3A">
        <w:rPr>
          <w:b/>
          <w:color w:val="000000"/>
          <w:szCs w:val="24"/>
        </w:rPr>
        <w:t>Yes</w:t>
      </w:r>
      <w:r w:rsidRPr="008A1B3A">
        <w:rPr>
          <w:color w:val="000000"/>
          <w:szCs w:val="24"/>
        </w:rPr>
        <w:t>.</w:t>
      </w:r>
    </w:p>
    <w:p w:rsidR="00256CE3" w:rsidRPr="008A1B3A" w:rsidRDefault="00256CE3" w:rsidP="001044C9">
      <w:pPr>
        <w:pStyle w:val="ListParagraph"/>
        <w:numPr>
          <w:ilvl w:val="0"/>
          <w:numId w:val="25"/>
        </w:numPr>
        <w:spacing w:after="0"/>
        <w:rPr>
          <w:color w:val="000000"/>
          <w:szCs w:val="24"/>
        </w:rPr>
      </w:pPr>
      <w:r>
        <w:t>Click the Refresh</w:t>
      </w:r>
      <w:r w:rsidRPr="008A1B3A">
        <w:rPr>
          <w:color w:val="000000"/>
          <w:szCs w:val="24"/>
        </w:rPr>
        <w:t xml:space="preserve"> button on the top right until the </w:t>
      </w:r>
      <w:r>
        <w:t xml:space="preserve">revoke status </w:t>
      </w:r>
      <w:r w:rsidRPr="008A1B3A">
        <w:rPr>
          <w:color w:val="000000"/>
          <w:szCs w:val="24"/>
        </w:rPr>
        <w:t xml:space="preserve">updates. </w:t>
      </w:r>
    </w:p>
    <w:p w:rsidR="00256CE3" w:rsidRDefault="00256CE3" w:rsidP="001044C9">
      <w:pPr>
        <w:pStyle w:val="ListParagraph"/>
        <w:numPr>
          <w:ilvl w:val="0"/>
          <w:numId w:val="23"/>
        </w:numPr>
        <w:spacing w:after="0" w:line="240" w:lineRule="auto"/>
        <w:rPr>
          <w:color w:val="000000"/>
          <w:szCs w:val="24"/>
        </w:rPr>
      </w:pPr>
      <w:bookmarkStart w:id="59" w:name="_heading=h.1kc7wiv"/>
      <w:bookmarkEnd w:id="59"/>
      <w:r>
        <w:rPr>
          <w:color w:val="000000"/>
          <w:szCs w:val="24"/>
        </w:rPr>
        <w:t xml:space="preserve">After the </w:t>
      </w:r>
      <w:r>
        <w:t xml:space="preserve">revoke </w:t>
      </w:r>
      <w:r>
        <w:rPr>
          <w:color w:val="000000"/>
          <w:szCs w:val="24"/>
        </w:rPr>
        <w:t xml:space="preserve">action is completed, the status updates to </w:t>
      </w:r>
      <w:r>
        <w:rPr>
          <w:b/>
          <w:color w:val="000000"/>
          <w:szCs w:val="24"/>
        </w:rPr>
        <w:t>Completed</w:t>
      </w:r>
      <w:r>
        <w:rPr>
          <w:color w:val="000000"/>
          <w:szCs w:val="24"/>
        </w:rPr>
        <w:t>.</w:t>
      </w:r>
    </w:p>
    <w:p w:rsidR="005843A0" w:rsidRDefault="005843A0" w:rsidP="005843A0">
      <w:pPr>
        <w:ind w:hanging="2"/>
      </w:pPr>
    </w:p>
    <w:p w:rsidR="000E4500" w:rsidRDefault="000E4500" w:rsidP="005843A0">
      <w:pPr>
        <w:pStyle w:val="Heading1"/>
      </w:pPr>
      <w:bookmarkStart w:id="60" w:name="_heading=h.1ksv4uv"/>
      <w:bookmarkStart w:id="61" w:name="_Toc56109848"/>
      <w:bookmarkStart w:id="62" w:name="_Toc56110277"/>
      <w:bookmarkEnd w:id="60"/>
      <w:r>
        <w:t>Push to Device</w:t>
      </w:r>
      <w:bookmarkEnd w:id="61"/>
      <w:bookmarkEnd w:id="62"/>
    </w:p>
    <w:p w:rsidR="000E4500" w:rsidRDefault="000E4500" w:rsidP="000E4500">
      <w:pPr>
        <w:rPr>
          <w:rFonts w:cs="Calibri"/>
          <w:color w:val="000000"/>
        </w:rPr>
      </w:pPr>
      <w:r>
        <w:rPr>
          <w:rFonts w:cs="Calibri"/>
          <w:color w:val="000000"/>
        </w:rPr>
        <w:t>The push to device option allows you to push the certificate to the load balancer or server device and associate it to a profile, template, or virtual server. If the push automatically field is selected while adding application connectors to a new certificate, then the certificate is automatically pushed to the device when it is retrieved. In this case, users need not</w:t>
      </w:r>
      <w:r w:rsidR="00EE0647">
        <w:rPr>
          <w:rFonts w:cs="Calibri"/>
          <w:color w:val="000000"/>
        </w:rPr>
        <w:t xml:space="preserve"> complete the process manually.</w:t>
      </w:r>
    </w:p>
    <w:p w:rsidR="000E4500" w:rsidRPr="00793184" w:rsidRDefault="000E4500" w:rsidP="000E4500">
      <w:pPr>
        <w:pStyle w:val="Heading3"/>
        <w:spacing w:before="200" w:after="200"/>
        <w:rPr>
          <w:sz w:val="27"/>
          <w:szCs w:val="27"/>
        </w:rPr>
      </w:pPr>
      <w:bookmarkStart w:id="63" w:name="_Toc56109849"/>
      <w:bookmarkStart w:id="64" w:name="_Toc56110278"/>
      <w:r w:rsidRPr="00793184">
        <w:rPr>
          <w:rFonts w:ascii="Calibri" w:hAnsi="Calibri" w:cs="Calibri"/>
          <w:szCs w:val="28"/>
        </w:rPr>
        <w:t>Add an Application Connector to the Certificate Topology</w:t>
      </w:r>
      <w:bookmarkEnd w:id="63"/>
      <w:bookmarkEnd w:id="64"/>
    </w:p>
    <w:p w:rsidR="000E4500" w:rsidRDefault="000E4500" w:rsidP="000E4500">
      <w:pPr>
        <w:pStyle w:val="NormalWeb"/>
        <w:spacing w:before="0" w:beforeAutospacing="0" w:after="200" w:afterAutospacing="0"/>
      </w:pPr>
      <w:r>
        <w:rPr>
          <w:rFonts w:ascii="Calibri" w:hAnsi="Calibri" w:cs="Calibri"/>
          <w:color w:val="000000"/>
        </w:rPr>
        <w:t>To add an application connector to a server certificate topology,</w:t>
      </w:r>
    </w:p>
    <w:p w:rsidR="000E4500" w:rsidRDefault="000E4500" w:rsidP="001044C9">
      <w:pPr>
        <w:pStyle w:val="NormalWeb"/>
        <w:numPr>
          <w:ilvl w:val="0"/>
          <w:numId w:val="34"/>
        </w:numPr>
        <w:spacing w:before="0" w:beforeAutospacing="0" w:after="200" w:afterAutospacing="0" w:line="276" w:lineRule="auto"/>
        <w:textAlignment w:val="baseline"/>
        <w:rPr>
          <w:rFonts w:ascii="Cambria" w:hAnsi="Cambria"/>
          <w:color w:val="000000"/>
        </w:rPr>
      </w:pPr>
      <w:r>
        <w:rPr>
          <w:rFonts w:ascii="Calibri" w:hAnsi="Calibri" w:cs="Calibri"/>
          <w:color w:val="000000"/>
        </w:rPr>
        <w:t xml:space="preserve">Log in to the </w:t>
      </w:r>
      <w:proofErr w:type="spellStart"/>
      <w:r>
        <w:rPr>
          <w:rFonts w:ascii="Calibri" w:hAnsi="Calibri" w:cs="Calibri"/>
          <w:b/>
          <w:bCs/>
          <w:color w:val="000000"/>
        </w:rPr>
        <w:t>AppViewX</w:t>
      </w:r>
      <w:proofErr w:type="spellEnd"/>
      <w:r>
        <w:rPr>
          <w:rFonts w:ascii="Calibri" w:hAnsi="Calibri" w:cs="Calibri"/>
          <w:color w:val="000000"/>
        </w:rPr>
        <w:t xml:space="preserve"> application with valid credentials.</w:t>
      </w:r>
    </w:p>
    <w:p w:rsidR="000E4500" w:rsidRDefault="000E4500" w:rsidP="001044C9">
      <w:pPr>
        <w:pStyle w:val="NormalWeb"/>
        <w:numPr>
          <w:ilvl w:val="0"/>
          <w:numId w:val="34"/>
        </w:numPr>
        <w:spacing w:before="0" w:beforeAutospacing="0" w:after="200" w:afterAutospacing="0" w:line="276" w:lineRule="auto"/>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Menu</w:t>
      </w:r>
      <w:r>
        <w:rPr>
          <w:rFonts w:ascii="Calibri" w:hAnsi="Calibri" w:cs="Calibri"/>
          <w:color w:val="000000"/>
        </w:rPr>
        <w:t xml:space="preserve">&gt;&gt; </w:t>
      </w:r>
      <w:r>
        <w:rPr>
          <w:rFonts w:ascii="Calibri" w:hAnsi="Calibri" w:cs="Calibri"/>
          <w:b/>
          <w:bCs/>
          <w:color w:val="000000"/>
        </w:rPr>
        <w:t>CERT+</w:t>
      </w:r>
      <w:r>
        <w:rPr>
          <w:rFonts w:ascii="Calibri" w:hAnsi="Calibri" w:cs="Calibri"/>
          <w:color w:val="000000"/>
        </w:rPr>
        <w:t xml:space="preserve"> &gt;&gt; </w:t>
      </w:r>
      <w:r>
        <w:rPr>
          <w:rFonts w:ascii="Calibri" w:hAnsi="Calibri" w:cs="Calibri"/>
          <w:b/>
          <w:bCs/>
          <w:color w:val="000000"/>
        </w:rPr>
        <w:t>CERTIFICATE ACTION.</w:t>
      </w:r>
    </w:p>
    <w:p w:rsidR="000E4500" w:rsidRDefault="000E4500" w:rsidP="001044C9">
      <w:pPr>
        <w:pStyle w:val="NormalWeb"/>
        <w:numPr>
          <w:ilvl w:val="0"/>
          <w:numId w:val="34"/>
        </w:numPr>
        <w:spacing w:before="0" w:beforeAutospacing="0" w:after="200" w:afterAutospacing="0" w:line="276" w:lineRule="auto"/>
        <w:textAlignment w:val="baseline"/>
        <w:rPr>
          <w:rFonts w:ascii="Cambria" w:hAnsi="Cambria"/>
          <w:color w:val="000000"/>
        </w:rPr>
      </w:pPr>
      <w:r>
        <w:rPr>
          <w:rFonts w:ascii="Calibri" w:hAnsi="Calibri" w:cs="Calibri"/>
          <w:color w:val="000000"/>
          <w:shd w:val="clear" w:color="auto" w:fill="FFFFFF"/>
        </w:rPr>
        <w:t xml:space="preserve">Under the </w:t>
      </w:r>
      <w:r>
        <w:rPr>
          <w:rFonts w:ascii="Calibri" w:hAnsi="Calibri" w:cs="Calibri"/>
          <w:b/>
          <w:bCs/>
          <w:color w:val="000000"/>
          <w:shd w:val="clear" w:color="auto" w:fill="FFFFFF"/>
        </w:rPr>
        <w:t>Certificate Action</w:t>
      </w:r>
      <w:r>
        <w:rPr>
          <w:rFonts w:ascii="Calibri" w:hAnsi="Calibri" w:cs="Calibri"/>
          <w:color w:val="000000"/>
          <w:shd w:val="clear" w:color="auto" w:fill="FFFFFF"/>
        </w:rPr>
        <w:t xml:space="preserve"> menu select </w:t>
      </w:r>
      <w:r>
        <w:rPr>
          <w:rFonts w:ascii="Calibri" w:hAnsi="Calibri" w:cs="Calibri"/>
          <w:b/>
          <w:bCs/>
          <w:color w:val="000000"/>
          <w:shd w:val="clear" w:color="auto" w:fill="FFFFFF"/>
        </w:rPr>
        <w:t xml:space="preserve">Push to Device </w:t>
      </w:r>
      <w:r>
        <w:rPr>
          <w:rFonts w:ascii="Calibri" w:hAnsi="Calibri" w:cs="Calibri"/>
          <w:color w:val="000000"/>
          <w:shd w:val="clear" w:color="auto" w:fill="FFFFFF"/>
        </w:rPr>
        <w:t xml:space="preserve">submenu and then click </w:t>
      </w:r>
      <w:r>
        <w:rPr>
          <w:rFonts w:ascii="Calibri" w:hAnsi="Calibri" w:cs="Calibri"/>
          <w:b/>
          <w:bCs/>
          <w:color w:val="000000"/>
          <w:shd w:val="clear" w:color="auto" w:fill="FFFFFF"/>
        </w:rPr>
        <w:t>Server</w:t>
      </w:r>
      <w:r>
        <w:rPr>
          <w:rFonts w:ascii="Calibri" w:hAnsi="Calibri" w:cs="Calibri"/>
          <w:color w:val="000000"/>
          <w:shd w:val="clear" w:color="auto" w:fill="FFFFFF"/>
        </w:rPr>
        <w:t xml:space="preserve">, </w:t>
      </w:r>
      <w:r>
        <w:rPr>
          <w:rFonts w:ascii="Calibri" w:hAnsi="Calibri" w:cs="Calibri"/>
          <w:b/>
          <w:bCs/>
          <w:color w:val="000000"/>
          <w:shd w:val="clear" w:color="auto" w:fill="FFFFFF"/>
        </w:rPr>
        <w:t xml:space="preserve">Client, Intermediate </w:t>
      </w:r>
      <w:r>
        <w:rPr>
          <w:rFonts w:ascii="Calibri" w:hAnsi="Calibri" w:cs="Calibri"/>
          <w:color w:val="000000"/>
          <w:shd w:val="clear" w:color="auto" w:fill="FFFFFF"/>
        </w:rPr>
        <w:t>or</w:t>
      </w:r>
      <w:r>
        <w:rPr>
          <w:rFonts w:ascii="Calibri" w:hAnsi="Calibri" w:cs="Calibri"/>
          <w:b/>
          <w:bCs/>
          <w:color w:val="000000"/>
          <w:shd w:val="clear" w:color="auto" w:fill="FFFFFF"/>
        </w:rPr>
        <w:t xml:space="preserve"> root</w:t>
      </w:r>
      <w:r>
        <w:rPr>
          <w:rFonts w:ascii="Calibri" w:hAnsi="Calibri" w:cs="Calibri"/>
          <w:color w:val="000000"/>
          <w:shd w:val="clear" w:color="auto" w:fill="FFFFFF"/>
        </w:rPr>
        <w:t xml:space="preserve"> depending on the type of certificate you want to push.</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On the Certificates list view, click the </w:t>
      </w:r>
      <w:r>
        <w:rPr>
          <w:rFonts w:ascii="Calibri" w:hAnsi="Calibri" w:cs="Calibri"/>
          <w:b/>
          <w:bCs/>
          <w:color w:val="000000"/>
        </w:rPr>
        <w:t>Common Name</w:t>
      </w:r>
      <w:r>
        <w:rPr>
          <w:rFonts w:ascii="Calibri" w:hAnsi="Calibri" w:cs="Calibri"/>
          <w:color w:val="000000"/>
        </w:rPr>
        <w:t xml:space="preserve"> of a certificate you want to add a connector to.</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On the Certificate topology page, click </w:t>
      </w:r>
      <w:r>
        <w:rPr>
          <w:rFonts w:ascii="Calibri" w:hAnsi="Calibri" w:cs="Calibri"/>
          <w:b/>
          <w:bCs/>
          <w:color w:val="000000"/>
        </w:rPr>
        <w:t>Add Connector.</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On the </w:t>
      </w:r>
      <w:r>
        <w:rPr>
          <w:rFonts w:ascii="Calibri" w:hAnsi="Calibri" w:cs="Calibri"/>
          <w:b/>
          <w:bCs/>
          <w:color w:val="000000"/>
        </w:rPr>
        <w:t>Add Connector</w:t>
      </w:r>
      <w:r>
        <w:rPr>
          <w:rFonts w:ascii="Calibri" w:hAnsi="Calibri" w:cs="Calibri"/>
          <w:color w:val="000000"/>
        </w:rPr>
        <w:t xml:space="preserve"> pop-up window, select the device type from the </w:t>
      </w:r>
      <w:r>
        <w:rPr>
          <w:rFonts w:ascii="Calibri" w:hAnsi="Calibri" w:cs="Calibri"/>
          <w:b/>
          <w:bCs/>
          <w:color w:val="000000"/>
        </w:rPr>
        <w:t>Category</w:t>
      </w:r>
      <w:r>
        <w:rPr>
          <w:rFonts w:ascii="Calibri" w:hAnsi="Calibri" w:cs="Calibri"/>
          <w:color w:val="000000"/>
        </w:rPr>
        <w:t xml:space="preserve"> dropdown.</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Select the device vendor from the </w:t>
      </w:r>
      <w:r>
        <w:rPr>
          <w:rFonts w:ascii="Calibri" w:hAnsi="Calibri" w:cs="Calibri"/>
          <w:b/>
          <w:bCs/>
          <w:color w:val="000000"/>
        </w:rPr>
        <w:t>Vendor</w:t>
      </w:r>
      <w:r>
        <w:rPr>
          <w:rFonts w:ascii="Calibri" w:hAnsi="Calibri" w:cs="Calibri"/>
          <w:color w:val="000000"/>
        </w:rPr>
        <w:t xml:space="preserve"> dropdown.</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In the </w:t>
      </w:r>
      <w:r>
        <w:rPr>
          <w:rFonts w:ascii="Calibri" w:hAnsi="Calibri" w:cs="Calibri"/>
          <w:b/>
          <w:bCs/>
          <w:color w:val="000000"/>
        </w:rPr>
        <w:t>Connector Name</w:t>
      </w:r>
      <w:r>
        <w:rPr>
          <w:rFonts w:ascii="Calibri" w:hAnsi="Calibri" w:cs="Calibri"/>
          <w:color w:val="000000"/>
        </w:rPr>
        <w:t xml:space="preserve"> field, enter a name for the connector that is descriptive enough when viewed within the Certificate topology.</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Enter a description for the connector. This description shows up when you hover over the connector within the Certificate topology.</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From the list of available application objects, click the (Add to list) icon beside each device you want to select.</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From the Certificate type dropdown, click the type of certificate to be used with the connector.</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From the Certificate file name field, enter the name of the certificate. The file format of the selected certificate type (in step 13) will be automatically displayed.</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lastRenderedPageBreak/>
        <w:t xml:space="preserve">In the </w:t>
      </w:r>
      <w:r>
        <w:rPr>
          <w:rFonts w:ascii="Calibri" w:hAnsi="Calibri" w:cs="Calibri"/>
          <w:b/>
          <w:bCs/>
          <w:color w:val="000000"/>
        </w:rPr>
        <w:t>Key File Name</w:t>
      </w:r>
      <w:r>
        <w:rPr>
          <w:rFonts w:ascii="Calibri" w:hAnsi="Calibri" w:cs="Calibri"/>
          <w:color w:val="000000"/>
        </w:rPr>
        <w:t xml:space="preserve"> field, enter a name for the key file.</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Select the </w:t>
      </w:r>
      <w:r>
        <w:rPr>
          <w:rFonts w:ascii="Calibri" w:hAnsi="Calibri" w:cs="Calibri"/>
          <w:b/>
          <w:bCs/>
          <w:color w:val="000000"/>
        </w:rPr>
        <w:t>Push root and intermediate certificates</w:t>
      </w:r>
      <w:r>
        <w:rPr>
          <w:rFonts w:ascii="Calibri" w:hAnsi="Calibri" w:cs="Calibri"/>
          <w:color w:val="000000"/>
        </w:rPr>
        <w:t xml:space="preserve"> to be pushed to the device.</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In the Script location field, specify whether the</w:t>
      </w:r>
      <w:r>
        <w:rPr>
          <w:rFonts w:ascii="Calibri" w:hAnsi="Calibri" w:cs="Calibri"/>
          <w:b/>
          <w:bCs/>
          <w:color w:val="000000"/>
        </w:rPr>
        <w:t xml:space="preserve"> Pre - Push script</w:t>
      </w:r>
      <w:r>
        <w:rPr>
          <w:rFonts w:ascii="Calibri" w:hAnsi="Calibri" w:cs="Calibri"/>
          <w:color w:val="000000"/>
        </w:rPr>
        <w:t xml:space="preserve"> and</w:t>
      </w:r>
      <w:r>
        <w:rPr>
          <w:rFonts w:ascii="Calibri" w:hAnsi="Calibri" w:cs="Calibri"/>
          <w:b/>
          <w:bCs/>
          <w:color w:val="000000"/>
        </w:rPr>
        <w:t xml:space="preserve"> Post - Push script</w:t>
      </w:r>
      <w:r>
        <w:rPr>
          <w:rFonts w:ascii="Calibri" w:hAnsi="Calibri" w:cs="Calibri"/>
          <w:color w:val="000000"/>
        </w:rPr>
        <w:t xml:space="preserve"> file is </w:t>
      </w:r>
      <w:proofErr w:type="gramStart"/>
      <w:r>
        <w:rPr>
          <w:rFonts w:ascii="Calibri" w:hAnsi="Calibri" w:cs="Calibri"/>
          <w:color w:val="000000"/>
        </w:rPr>
        <w:t>In</w:t>
      </w:r>
      <w:proofErr w:type="gramEnd"/>
      <w:r>
        <w:rPr>
          <w:rFonts w:ascii="Calibri" w:hAnsi="Calibri" w:cs="Calibri"/>
          <w:color w:val="000000"/>
        </w:rPr>
        <w:t xml:space="preserve"> </w:t>
      </w:r>
      <w:proofErr w:type="spellStart"/>
      <w:r>
        <w:rPr>
          <w:rFonts w:ascii="Calibri" w:hAnsi="Calibri" w:cs="Calibri"/>
          <w:color w:val="000000"/>
        </w:rPr>
        <w:t>AppViewX</w:t>
      </w:r>
      <w:proofErr w:type="spellEnd"/>
      <w:r>
        <w:rPr>
          <w:rFonts w:ascii="Calibri" w:hAnsi="Calibri" w:cs="Calibri"/>
          <w:color w:val="000000"/>
        </w:rPr>
        <w:t xml:space="preserve"> or device.</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Enter the script location that must be executed before and after the push in the </w:t>
      </w:r>
      <w:r>
        <w:rPr>
          <w:rFonts w:ascii="Calibri" w:hAnsi="Calibri" w:cs="Calibri"/>
          <w:b/>
          <w:bCs/>
          <w:color w:val="000000"/>
        </w:rPr>
        <w:t>Pre - Push script</w:t>
      </w:r>
      <w:r>
        <w:rPr>
          <w:rFonts w:ascii="Calibri" w:hAnsi="Calibri" w:cs="Calibri"/>
          <w:color w:val="000000"/>
        </w:rPr>
        <w:t xml:space="preserve"> and </w:t>
      </w:r>
      <w:r>
        <w:rPr>
          <w:rFonts w:ascii="Calibri" w:hAnsi="Calibri" w:cs="Calibri"/>
          <w:b/>
          <w:bCs/>
          <w:color w:val="000000"/>
        </w:rPr>
        <w:t>Post - Push script</w:t>
      </w:r>
      <w:r>
        <w:rPr>
          <w:rFonts w:ascii="Calibri" w:hAnsi="Calibri" w:cs="Calibri"/>
          <w:color w:val="000000"/>
        </w:rPr>
        <w:t xml:space="preserve"> fields respectively.</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Select the </w:t>
      </w:r>
      <w:r>
        <w:rPr>
          <w:rFonts w:ascii="Calibri" w:hAnsi="Calibri" w:cs="Calibri"/>
          <w:b/>
          <w:bCs/>
          <w:color w:val="000000"/>
        </w:rPr>
        <w:t>Overwrite</w:t>
      </w:r>
      <w:r>
        <w:rPr>
          <w:rFonts w:ascii="Calibri" w:hAnsi="Calibri" w:cs="Calibri"/>
          <w:color w:val="000000"/>
        </w:rPr>
        <w:t xml:space="preserve"> checkbox to overwrite existing certificates with the new certificate.</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Pr>
          <w:rFonts w:ascii="Calibri" w:hAnsi="Calibri" w:cs="Calibri"/>
          <w:color w:val="000000"/>
        </w:rPr>
        <w:t xml:space="preserve">Select </w:t>
      </w:r>
      <w:r>
        <w:rPr>
          <w:rFonts w:ascii="Calibri" w:hAnsi="Calibri" w:cs="Calibri"/>
          <w:b/>
          <w:bCs/>
          <w:color w:val="000000"/>
        </w:rPr>
        <w:t>Push</w:t>
      </w:r>
      <w:r>
        <w:rPr>
          <w:rFonts w:ascii="Calibri" w:hAnsi="Calibri" w:cs="Calibri"/>
          <w:color w:val="000000"/>
        </w:rPr>
        <w:t xml:space="preserve"> </w:t>
      </w:r>
      <w:r>
        <w:rPr>
          <w:rFonts w:ascii="Calibri" w:hAnsi="Calibri" w:cs="Calibri"/>
          <w:b/>
          <w:bCs/>
          <w:color w:val="000000"/>
        </w:rPr>
        <w:t>automatically</w:t>
      </w:r>
      <w:r>
        <w:rPr>
          <w:rFonts w:ascii="Calibri" w:hAnsi="Calibri" w:cs="Calibri"/>
          <w:color w:val="000000"/>
        </w:rPr>
        <w:t xml:space="preserve"> checkbox to push certificates to the device automatically.</w:t>
      </w:r>
    </w:p>
    <w:p w:rsidR="00793184" w:rsidRPr="00793184"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sidRPr="00793184">
        <w:rPr>
          <w:rFonts w:ascii="Calibri" w:hAnsi="Calibri" w:cs="Calibri"/>
          <w:color w:val="000000"/>
        </w:rPr>
        <w:t>(Only applicable for F5 application type) The Secure Push checkbox will be selected by default. This option encrypts certificates while pushing them to a device. You can uncheck this option if you have the necessary permissions.</w:t>
      </w:r>
    </w:p>
    <w:p w:rsidR="00793184" w:rsidRPr="00793184"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sidRPr="00793184">
        <w:rPr>
          <w:rFonts w:ascii="Calibri" w:hAnsi="Calibri" w:cs="Calibri"/>
          <w:color w:val="000000"/>
        </w:rPr>
        <w:t>*</w:t>
      </w:r>
      <w:proofErr w:type="gramStart"/>
      <w:r w:rsidRPr="00793184">
        <w:rPr>
          <w:rFonts w:ascii="Calibri" w:hAnsi="Calibri" w:cs="Calibri"/>
          <w:color w:val="000000"/>
        </w:rPr>
        <w:t>For .</w:t>
      </w:r>
      <w:proofErr w:type="spellStart"/>
      <w:r w:rsidRPr="00793184">
        <w:rPr>
          <w:rFonts w:ascii="Calibri" w:hAnsi="Calibri" w:cs="Calibri"/>
          <w:color w:val="000000"/>
        </w:rPr>
        <w:t>jks</w:t>
      </w:r>
      <w:proofErr w:type="spellEnd"/>
      <w:proofErr w:type="gramEnd"/>
      <w:r w:rsidRPr="00793184">
        <w:rPr>
          <w:rFonts w:ascii="Calibri" w:hAnsi="Calibri" w:cs="Calibri"/>
          <w:color w:val="000000"/>
        </w:rPr>
        <w:t xml:space="preserve"> </w:t>
      </w:r>
      <w:proofErr w:type="spellStart"/>
      <w:r w:rsidRPr="00793184">
        <w:rPr>
          <w:rFonts w:ascii="Calibri" w:hAnsi="Calibri" w:cs="Calibri"/>
          <w:color w:val="000000"/>
        </w:rPr>
        <w:t>Keystore</w:t>
      </w:r>
      <w:proofErr w:type="spellEnd"/>
      <w:r w:rsidRPr="00793184">
        <w:rPr>
          <w:rFonts w:ascii="Calibri" w:hAnsi="Calibri" w:cs="Calibri"/>
          <w:color w:val="000000"/>
        </w:rPr>
        <w:t>, a valid alias has to be entered to reference the certificate within the key store.</w:t>
      </w:r>
    </w:p>
    <w:p w:rsidR="000E4500" w:rsidRDefault="000E4500" w:rsidP="001044C9">
      <w:pPr>
        <w:pStyle w:val="NormalWeb"/>
        <w:numPr>
          <w:ilvl w:val="0"/>
          <w:numId w:val="34"/>
        </w:numPr>
        <w:spacing w:before="0" w:beforeAutospacing="0" w:after="0" w:afterAutospacing="0" w:line="276" w:lineRule="auto"/>
        <w:textAlignment w:val="baseline"/>
        <w:rPr>
          <w:rFonts w:ascii="Calibri" w:hAnsi="Calibri" w:cs="Calibri"/>
          <w:color w:val="000000"/>
        </w:rPr>
      </w:pPr>
      <w:r w:rsidRPr="00793184">
        <w:rPr>
          <w:rFonts w:ascii="Calibri" w:hAnsi="Calibri" w:cs="Calibri"/>
          <w:color w:val="000000"/>
        </w:rPr>
        <w:t>Click Save to add the application connector to the Certificate topology.</w:t>
      </w:r>
    </w:p>
    <w:p w:rsidR="00EE0647" w:rsidRDefault="00EE0647" w:rsidP="00EE0647">
      <w:pPr>
        <w:pStyle w:val="NormalWeb"/>
        <w:spacing w:before="0" w:beforeAutospacing="0" w:after="0" w:afterAutospacing="0" w:line="276" w:lineRule="auto"/>
        <w:ind w:left="720"/>
        <w:textAlignment w:val="baseline"/>
        <w:rPr>
          <w:rFonts w:ascii="Calibri" w:hAnsi="Calibri" w:cs="Calibri"/>
          <w:color w:val="000000"/>
        </w:rPr>
      </w:pPr>
    </w:p>
    <w:p w:rsidR="00EE0647" w:rsidRPr="00793184" w:rsidRDefault="00EE0647" w:rsidP="00EE0647">
      <w:pPr>
        <w:pStyle w:val="NormalWeb"/>
        <w:spacing w:before="0" w:beforeAutospacing="0" w:after="0" w:afterAutospacing="0" w:line="276" w:lineRule="auto"/>
        <w:textAlignment w:val="baseline"/>
        <w:rPr>
          <w:rFonts w:ascii="Calibri" w:hAnsi="Calibri" w:cs="Calibri"/>
          <w:color w:val="000000"/>
        </w:rPr>
      </w:pPr>
      <w:r>
        <w:rPr>
          <w:rFonts w:ascii="Calibri" w:hAnsi="Calibri" w:cs="Calibri"/>
          <w:noProof/>
          <w:color w:val="000000"/>
        </w:rPr>
        <w:drawing>
          <wp:inline distT="0" distB="0" distL="0" distR="0" wp14:anchorId="66D3AEBC" wp14:editId="61E3432D">
            <wp:extent cx="5931535" cy="17176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1535" cy="1717675"/>
                    </a:xfrm>
                    <a:prstGeom prst="rect">
                      <a:avLst/>
                    </a:prstGeom>
                    <a:noFill/>
                    <a:ln>
                      <a:noFill/>
                    </a:ln>
                  </pic:spPr>
                </pic:pic>
              </a:graphicData>
            </a:graphic>
          </wp:inline>
        </w:drawing>
      </w:r>
    </w:p>
    <w:p w:rsidR="000E4500" w:rsidRDefault="000E4500" w:rsidP="000E4500">
      <w:pPr>
        <w:rPr>
          <w:rFonts w:ascii="Times New Roman" w:hAnsi="Times New Roman"/>
        </w:rPr>
      </w:pPr>
    </w:p>
    <w:p w:rsidR="000E4500" w:rsidRPr="00EE0647" w:rsidRDefault="000E4500" w:rsidP="000E4500">
      <w:pPr>
        <w:pStyle w:val="Heading3"/>
        <w:spacing w:before="200" w:after="200"/>
        <w:jc w:val="both"/>
      </w:pPr>
      <w:bookmarkStart w:id="65" w:name="_Toc56109850"/>
      <w:bookmarkStart w:id="66" w:name="_Toc56110279"/>
      <w:r w:rsidRPr="00EE0647">
        <w:rPr>
          <w:rFonts w:ascii="Calibri" w:hAnsi="Calibri" w:cs="Calibri"/>
          <w:szCs w:val="28"/>
        </w:rPr>
        <w:t>Push a certificate to a device</w:t>
      </w:r>
      <w:bookmarkEnd w:id="65"/>
      <w:bookmarkEnd w:id="66"/>
    </w:p>
    <w:p w:rsidR="000E4500" w:rsidRPr="00EE0647" w:rsidRDefault="000E4500" w:rsidP="000E4500">
      <w:pPr>
        <w:pStyle w:val="NormalWeb"/>
        <w:spacing w:before="0" w:beforeAutospacing="0" w:after="0" w:afterAutospacing="0"/>
        <w:rPr>
          <w:rFonts w:ascii="Calibri" w:hAnsi="Calibri" w:cs="Calibri"/>
          <w:color w:val="000000"/>
        </w:rPr>
      </w:pPr>
      <w:r w:rsidRPr="00EE0647">
        <w:rPr>
          <w:rFonts w:ascii="Calibri" w:hAnsi="Calibri" w:cs="Calibri"/>
          <w:color w:val="000000"/>
        </w:rPr>
        <w:t>To push a certificate to a device,</w:t>
      </w:r>
    </w:p>
    <w:p w:rsidR="000E4500" w:rsidRDefault="000E4500" w:rsidP="001044C9">
      <w:pPr>
        <w:pStyle w:val="NormalWeb"/>
        <w:numPr>
          <w:ilvl w:val="0"/>
          <w:numId w:val="35"/>
        </w:numPr>
        <w:spacing w:before="0" w:beforeAutospacing="0" w:after="200" w:afterAutospacing="0"/>
        <w:textAlignment w:val="baseline"/>
        <w:rPr>
          <w:rFonts w:ascii="Cambria" w:hAnsi="Cambria"/>
          <w:color w:val="000000"/>
        </w:rPr>
      </w:pPr>
      <w:r>
        <w:rPr>
          <w:rFonts w:ascii="Calibri" w:hAnsi="Calibri" w:cs="Calibri"/>
          <w:color w:val="000000"/>
        </w:rPr>
        <w:t xml:space="preserve">Log in to the </w:t>
      </w:r>
      <w:proofErr w:type="spellStart"/>
      <w:r>
        <w:rPr>
          <w:rFonts w:ascii="Calibri" w:hAnsi="Calibri" w:cs="Calibri"/>
          <w:b/>
          <w:bCs/>
          <w:color w:val="000000"/>
        </w:rPr>
        <w:t>AppViewX</w:t>
      </w:r>
      <w:proofErr w:type="spellEnd"/>
      <w:r>
        <w:rPr>
          <w:rFonts w:ascii="Calibri" w:hAnsi="Calibri" w:cs="Calibri"/>
          <w:color w:val="000000"/>
        </w:rPr>
        <w:t xml:space="preserve"> application with valid credentials.</w:t>
      </w:r>
    </w:p>
    <w:p w:rsidR="000E4500" w:rsidRDefault="000E4500" w:rsidP="001044C9">
      <w:pPr>
        <w:pStyle w:val="NormalWeb"/>
        <w:numPr>
          <w:ilvl w:val="0"/>
          <w:numId w:val="35"/>
        </w:numPr>
        <w:spacing w:before="0" w:beforeAutospacing="0" w:after="200" w:afterAutospacing="0"/>
        <w:textAlignment w:val="baseline"/>
        <w:rPr>
          <w:rFonts w:ascii="Cambria" w:hAnsi="Cambria"/>
          <w:color w:val="000000"/>
        </w:rPr>
      </w:pPr>
      <w:r>
        <w:rPr>
          <w:rFonts w:ascii="Calibri" w:hAnsi="Calibri" w:cs="Calibri"/>
          <w:color w:val="000000"/>
          <w:shd w:val="clear" w:color="auto" w:fill="FFFFFF"/>
        </w:rPr>
        <w:t xml:space="preserve">Click the </w:t>
      </w:r>
      <w:r>
        <w:rPr>
          <w:rFonts w:ascii="Calibri" w:hAnsi="Calibri" w:cs="Calibri"/>
          <w:b/>
          <w:bCs/>
          <w:color w:val="000000"/>
          <w:shd w:val="clear" w:color="auto" w:fill="FFFFFF"/>
        </w:rPr>
        <w:t>Menu &gt;&gt; CERT+ &gt;&gt; CERTIFICATE ACTION</w:t>
      </w:r>
    </w:p>
    <w:p w:rsidR="000E4500" w:rsidRDefault="000E4500" w:rsidP="001044C9">
      <w:pPr>
        <w:pStyle w:val="NormalWeb"/>
        <w:numPr>
          <w:ilvl w:val="0"/>
          <w:numId w:val="35"/>
        </w:numPr>
        <w:spacing w:before="0" w:beforeAutospacing="0" w:after="200" w:afterAutospacing="0"/>
        <w:textAlignment w:val="baseline"/>
        <w:rPr>
          <w:rFonts w:ascii="Cambria" w:hAnsi="Cambria"/>
          <w:color w:val="000000"/>
        </w:rPr>
      </w:pPr>
      <w:r>
        <w:rPr>
          <w:rFonts w:ascii="Calibri" w:hAnsi="Calibri" w:cs="Calibri"/>
          <w:color w:val="000000"/>
          <w:shd w:val="clear" w:color="auto" w:fill="FFFFFF"/>
        </w:rPr>
        <w:t xml:space="preserve">Under the </w:t>
      </w:r>
      <w:r>
        <w:rPr>
          <w:rFonts w:ascii="Calibri" w:hAnsi="Calibri" w:cs="Calibri"/>
          <w:b/>
          <w:bCs/>
          <w:color w:val="000000"/>
          <w:shd w:val="clear" w:color="auto" w:fill="FFFFFF"/>
        </w:rPr>
        <w:t>Certificate Action</w:t>
      </w:r>
      <w:r>
        <w:rPr>
          <w:rFonts w:ascii="Calibri" w:hAnsi="Calibri" w:cs="Calibri"/>
          <w:color w:val="000000"/>
          <w:shd w:val="clear" w:color="auto" w:fill="FFFFFF"/>
        </w:rPr>
        <w:t xml:space="preserve"> menu select </w:t>
      </w:r>
      <w:r>
        <w:rPr>
          <w:rFonts w:ascii="Calibri" w:hAnsi="Calibri" w:cs="Calibri"/>
          <w:b/>
          <w:bCs/>
          <w:color w:val="000000"/>
          <w:shd w:val="clear" w:color="auto" w:fill="FFFFFF"/>
        </w:rPr>
        <w:t xml:space="preserve">Push to Device </w:t>
      </w:r>
      <w:r>
        <w:rPr>
          <w:rFonts w:ascii="Calibri" w:hAnsi="Calibri" w:cs="Calibri"/>
          <w:color w:val="000000"/>
          <w:shd w:val="clear" w:color="auto" w:fill="FFFFFF"/>
        </w:rPr>
        <w:t xml:space="preserve">submenu and then click </w:t>
      </w:r>
      <w:r>
        <w:rPr>
          <w:rFonts w:ascii="Calibri" w:hAnsi="Calibri" w:cs="Calibri"/>
          <w:b/>
          <w:bCs/>
          <w:color w:val="000000"/>
          <w:shd w:val="clear" w:color="auto" w:fill="FFFFFF"/>
        </w:rPr>
        <w:t>Server</w:t>
      </w:r>
      <w:r>
        <w:rPr>
          <w:rFonts w:ascii="Calibri" w:hAnsi="Calibri" w:cs="Calibri"/>
          <w:color w:val="000000"/>
          <w:shd w:val="clear" w:color="auto" w:fill="FFFFFF"/>
        </w:rPr>
        <w:t xml:space="preserve">, </w:t>
      </w:r>
      <w:r>
        <w:rPr>
          <w:rFonts w:ascii="Calibri" w:hAnsi="Calibri" w:cs="Calibri"/>
          <w:b/>
          <w:bCs/>
          <w:color w:val="000000"/>
          <w:shd w:val="clear" w:color="auto" w:fill="FFFFFF"/>
        </w:rPr>
        <w:t xml:space="preserve">Client, Intermediate </w:t>
      </w:r>
      <w:r>
        <w:rPr>
          <w:rFonts w:ascii="Calibri" w:hAnsi="Calibri" w:cs="Calibri"/>
          <w:color w:val="000000"/>
          <w:shd w:val="clear" w:color="auto" w:fill="FFFFFF"/>
        </w:rPr>
        <w:t>or</w:t>
      </w:r>
      <w:r>
        <w:rPr>
          <w:rFonts w:ascii="Calibri" w:hAnsi="Calibri" w:cs="Calibri"/>
          <w:b/>
          <w:bCs/>
          <w:color w:val="000000"/>
          <w:shd w:val="clear" w:color="auto" w:fill="FFFFFF"/>
        </w:rPr>
        <w:t xml:space="preserve"> root</w:t>
      </w:r>
      <w:r>
        <w:rPr>
          <w:rFonts w:ascii="Calibri" w:hAnsi="Calibri" w:cs="Calibri"/>
          <w:color w:val="000000"/>
          <w:shd w:val="clear" w:color="auto" w:fill="FFFFFF"/>
        </w:rPr>
        <w:t xml:space="preserve"> depending on the type of certificate you want to push.</w:t>
      </w:r>
    </w:p>
    <w:p w:rsidR="000E4500" w:rsidRDefault="000E4500" w:rsidP="001044C9">
      <w:pPr>
        <w:pStyle w:val="NormalWeb"/>
        <w:numPr>
          <w:ilvl w:val="0"/>
          <w:numId w:val="35"/>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On the Certificate list view page, locate the certificate you want to push and click its name on the </w:t>
      </w:r>
      <w:r>
        <w:rPr>
          <w:rFonts w:ascii="Calibri" w:hAnsi="Calibri" w:cs="Calibri"/>
          <w:b/>
          <w:bCs/>
          <w:color w:val="000000"/>
        </w:rPr>
        <w:t>Common Name</w:t>
      </w:r>
      <w:r>
        <w:rPr>
          <w:rFonts w:ascii="Calibri" w:hAnsi="Calibri" w:cs="Calibri"/>
          <w:color w:val="000000"/>
        </w:rPr>
        <w:t xml:space="preserve"> column.</w:t>
      </w:r>
    </w:p>
    <w:p w:rsidR="000E4500" w:rsidRDefault="000E4500" w:rsidP="001044C9">
      <w:pPr>
        <w:pStyle w:val="NormalWeb"/>
        <w:numPr>
          <w:ilvl w:val="0"/>
          <w:numId w:val="35"/>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On the certificate topology page, click </w:t>
      </w:r>
      <w:r>
        <w:rPr>
          <w:rFonts w:ascii="Calibri" w:hAnsi="Calibri" w:cs="Calibri"/>
          <w:b/>
          <w:bCs/>
          <w:color w:val="000000"/>
        </w:rPr>
        <w:t>Push to Device</w:t>
      </w:r>
      <w:r>
        <w:rPr>
          <w:rFonts w:ascii="Calibri" w:hAnsi="Calibri" w:cs="Calibri"/>
          <w:color w:val="000000"/>
        </w:rPr>
        <w:t xml:space="preserve">. The Push to Device option will be shown if the app connector is already added to the certificate otherwise add the app connector and then </w:t>
      </w:r>
      <w:r>
        <w:rPr>
          <w:rFonts w:ascii="Calibri" w:hAnsi="Calibri" w:cs="Calibri"/>
          <w:color w:val="000000"/>
        </w:rPr>
        <w:lastRenderedPageBreak/>
        <w:t>proceed. </w:t>
      </w:r>
      <w:r w:rsidR="00EE0647">
        <w:rPr>
          <w:rFonts w:ascii="Calibri" w:hAnsi="Calibri" w:cs="Calibri"/>
          <w:noProof/>
          <w:color w:val="000000"/>
        </w:rPr>
        <w:drawing>
          <wp:inline distT="0" distB="0" distL="0" distR="0" wp14:anchorId="6695103A" wp14:editId="7F9C7D13">
            <wp:extent cx="5104737" cy="17176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0450" cy="1719597"/>
                    </a:xfrm>
                    <a:prstGeom prst="rect">
                      <a:avLst/>
                    </a:prstGeom>
                    <a:noFill/>
                    <a:ln>
                      <a:noFill/>
                    </a:ln>
                  </pic:spPr>
                </pic:pic>
              </a:graphicData>
            </a:graphic>
          </wp:inline>
        </w:drawing>
      </w:r>
    </w:p>
    <w:p w:rsidR="000E4500" w:rsidRDefault="000E4500" w:rsidP="001044C9">
      <w:pPr>
        <w:pStyle w:val="NormalWeb"/>
        <w:numPr>
          <w:ilvl w:val="0"/>
          <w:numId w:val="35"/>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On the </w:t>
      </w:r>
      <w:r>
        <w:rPr>
          <w:rFonts w:ascii="Calibri" w:hAnsi="Calibri" w:cs="Calibri"/>
          <w:b/>
          <w:bCs/>
          <w:color w:val="000000"/>
        </w:rPr>
        <w:t>Confirmation</w:t>
      </w:r>
      <w:r>
        <w:rPr>
          <w:rFonts w:ascii="Calibri" w:hAnsi="Calibri" w:cs="Calibri"/>
          <w:color w:val="000000"/>
        </w:rPr>
        <w:t xml:space="preserve"> pop up window, enter comments and click OK.</w:t>
      </w:r>
    </w:p>
    <w:p w:rsidR="000E4500" w:rsidRDefault="000E4500" w:rsidP="001044C9">
      <w:pPr>
        <w:pStyle w:val="NormalWeb"/>
        <w:numPr>
          <w:ilvl w:val="0"/>
          <w:numId w:val="35"/>
        </w:numPr>
        <w:spacing w:before="0" w:beforeAutospacing="0" w:after="200" w:afterAutospacing="0"/>
        <w:jc w:val="both"/>
        <w:textAlignment w:val="baseline"/>
        <w:rPr>
          <w:rFonts w:ascii="Calibri" w:hAnsi="Calibri" w:cs="Calibri"/>
          <w:color w:val="000000"/>
        </w:rPr>
      </w:pPr>
      <w:r>
        <w:rPr>
          <w:rFonts w:ascii="Calibri" w:hAnsi="Calibri" w:cs="Calibri"/>
          <w:color w:val="000000"/>
        </w:rPr>
        <w:t>A request ID and work order ID are generated automatically and the work order status is displayed beside the connector on the topological view.</w:t>
      </w:r>
    </w:p>
    <w:p w:rsidR="000E4500" w:rsidRDefault="000E4500" w:rsidP="001044C9">
      <w:pPr>
        <w:pStyle w:val="NormalWeb"/>
        <w:numPr>
          <w:ilvl w:val="0"/>
          <w:numId w:val="35"/>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Approve</w:t>
      </w:r>
      <w:r>
        <w:rPr>
          <w:rFonts w:ascii="Calibri" w:hAnsi="Calibri" w:cs="Calibri"/>
          <w:color w:val="000000"/>
        </w:rPr>
        <w:t xml:space="preserve"> to approve the push request.</w:t>
      </w:r>
    </w:p>
    <w:p w:rsidR="000E4500" w:rsidRDefault="000E4500" w:rsidP="001044C9">
      <w:pPr>
        <w:pStyle w:val="NormalWeb"/>
        <w:numPr>
          <w:ilvl w:val="0"/>
          <w:numId w:val="35"/>
        </w:numPr>
        <w:spacing w:before="0" w:beforeAutospacing="0" w:after="0" w:afterAutospacing="0"/>
        <w:jc w:val="both"/>
        <w:textAlignment w:val="baseline"/>
        <w:rPr>
          <w:rFonts w:ascii="Calibri" w:hAnsi="Calibri" w:cs="Calibri"/>
          <w:color w:val="000000"/>
        </w:rPr>
      </w:pPr>
      <w:r>
        <w:rPr>
          <w:rFonts w:ascii="Calibri" w:hAnsi="Calibri" w:cs="Calibri"/>
          <w:color w:val="000000"/>
        </w:rPr>
        <w:t>On the Confirmation screen that pops up:</w:t>
      </w:r>
    </w:p>
    <w:p w:rsidR="000E4500" w:rsidRDefault="000E4500" w:rsidP="001044C9">
      <w:pPr>
        <w:pStyle w:val="NormalWeb"/>
        <w:numPr>
          <w:ilvl w:val="0"/>
          <w:numId w:val="36"/>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On</w:t>
      </w:r>
      <w:r>
        <w:rPr>
          <w:rFonts w:ascii="Calibri" w:hAnsi="Calibri" w:cs="Calibri"/>
          <w:color w:val="000000"/>
        </w:rPr>
        <w:t xml:space="preserve"> or </w:t>
      </w:r>
      <w:r>
        <w:rPr>
          <w:rFonts w:ascii="Calibri" w:hAnsi="Calibri" w:cs="Calibri"/>
          <w:b/>
          <w:bCs/>
          <w:color w:val="000000"/>
        </w:rPr>
        <w:t>Off</w:t>
      </w:r>
      <w:r>
        <w:rPr>
          <w:rFonts w:ascii="Calibri" w:hAnsi="Calibri" w:cs="Calibri"/>
          <w:color w:val="000000"/>
        </w:rPr>
        <w:t xml:space="preserve"> button in the </w:t>
      </w:r>
      <w:r>
        <w:rPr>
          <w:rFonts w:ascii="Calibri" w:hAnsi="Calibri" w:cs="Calibri"/>
          <w:b/>
          <w:bCs/>
          <w:color w:val="000000"/>
        </w:rPr>
        <w:t>Manual</w:t>
      </w:r>
      <w:r>
        <w:rPr>
          <w:rFonts w:ascii="Calibri" w:hAnsi="Calibri" w:cs="Calibri"/>
          <w:color w:val="000000"/>
        </w:rPr>
        <w:t xml:space="preserve"> </w:t>
      </w:r>
      <w:r>
        <w:rPr>
          <w:rFonts w:ascii="Calibri" w:hAnsi="Calibri" w:cs="Calibri"/>
          <w:b/>
          <w:bCs/>
          <w:color w:val="000000"/>
        </w:rPr>
        <w:t>Implementation</w:t>
      </w:r>
      <w:r>
        <w:rPr>
          <w:rFonts w:ascii="Calibri" w:hAnsi="Calibri" w:cs="Calibri"/>
          <w:color w:val="000000"/>
        </w:rPr>
        <w:t xml:space="preserve"> field to choose the mode of implementation.</w:t>
      </w:r>
    </w:p>
    <w:p w:rsidR="000E4500" w:rsidRDefault="000E4500" w:rsidP="001044C9">
      <w:pPr>
        <w:pStyle w:val="NormalWeb"/>
        <w:numPr>
          <w:ilvl w:val="0"/>
          <w:numId w:val="36"/>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If you select </w:t>
      </w:r>
      <w:r>
        <w:rPr>
          <w:rFonts w:ascii="Calibri" w:hAnsi="Calibri" w:cs="Calibri"/>
          <w:b/>
          <w:bCs/>
          <w:color w:val="000000"/>
        </w:rPr>
        <w:t>Off</w:t>
      </w:r>
      <w:r>
        <w:rPr>
          <w:rFonts w:ascii="Calibri" w:hAnsi="Calibri" w:cs="Calibri"/>
          <w:color w:val="000000"/>
        </w:rPr>
        <w:t>, set the date and time that you want the cert push to occur.</w:t>
      </w:r>
    </w:p>
    <w:p w:rsidR="000E4500" w:rsidRDefault="000E4500" w:rsidP="001044C9">
      <w:pPr>
        <w:pStyle w:val="NormalWeb"/>
        <w:numPr>
          <w:ilvl w:val="0"/>
          <w:numId w:val="36"/>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Enter comments and click </w:t>
      </w:r>
      <w:r>
        <w:rPr>
          <w:rFonts w:ascii="Calibri" w:hAnsi="Calibri" w:cs="Calibri"/>
          <w:b/>
          <w:bCs/>
          <w:color w:val="000000"/>
        </w:rPr>
        <w:t>Yes</w:t>
      </w:r>
      <w:r>
        <w:rPr>
          <w:rFonts w:ascii="Calibri" w:hAnsi="Calibri" w:cs="Calibri"/>
          <w:color w:val="000000"/>
        </w:rPr>
        <w:t>.</w:t>
      </w:r>
    </w:p>
    <w:p w:rsidR="000E4500" w:rsidRDefault="000E4500" w:rsidP="001044C9">
      <w:pPr>
        <w:pStyle w:val="NormalWeb"/>
        <w:numPr>
          <w:ilvl w:val="0"/>
          <w:numId w:val="37"/>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The work order status displayed beside the connector updates to </w:t>
      </w:r>
      <w:r>
        <w:rPr>
          <w:rFonts w:ascii="Calibri" w:hAnsi="Calibri" w:cs="Calibri"/>
          <w:b/>
          <w:bCs/>
          <w:color w:val="000000"/>
        </w:rPr>
        <w:t xml:space="preserve">Push-Review </w:t>
      </w:r>
      <w:proofErr w:type="gramStart"/>
      <w:r>
        <w:rPr>
          <w:rFonts w:ascii="Calibri" w:hAnsi="Calibri" w:cs="Calibri"/>
          <w:b/>
          <w:bCs/>
          <w:color w:val="000000"/>
        </w:rPr>
        <w:t>In</w:t>
      </w:r>
      <w:proofErr w:type="gramEnd"/>
      <w:r>
        <w:rPr>
          <w:rFonts w:ascii="Calibri" w:hAnsi="Calibri" w:cs="Calibri"/>
          <w:b/>
          <w:bCs/>
          <w:color w:val="000000"/>
        </w:rPr>
        <w:t xml:space="preserve"> Progress</w:t>
      </w:r>
      <w:r>
        <w:rPr>
          <w:rFonts w:ascii="Calibri" w:hAnsi="Calibri" w:cs="Calibri"/>
          <w:color w:val="000000"/>
        </w:rPr>
        <w:t>.</w:t>
      </w:r>
    </w:p>
    <w:p w:rsidR="000E4500" w:rsidRDefault="000E4500" w:rsidP="001044C9">
      <w:pPr>
        <w:pStyle w:val="NormalWeb"/>
        <w:numPr>
          <w:ilvl w:val="0"/>
          <w:numId w:val="38"/>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Implement</w:t>
      </w:r>
      <w:r>
        <w:rPr>
          <w:rFonts w:ascii="Calibri" w:hAnsi="Calibri" w:cs="Calibri"/>
          <w:color w:val="000000"/>
        </w:rPr>
        <w:t xml:space="preserve"> to implement the push request.</w:t>
      </w:r>
    </w:p>
    <w:p w:rsidR="000E4500" w:rsidRDefault="000E4500" w:rsidP="001044C9">
      <w:pPr>
        <w:pStyle w:val="NormalWeb"/>
        <w:numPr>
          <w:ilvl w:val="0"/>
          <w:numId w:val="39"/>
        </w:numPr>
        <w:spacing w:before="0" w:beforeAutospacing="0" w:after="0" w:afterAutospacing="0"/>
        <w:jc w:val="both"/>
        <w:textAlignment w:val="baseline"/>
        <w:rPr>
          <w:rFonts w:ascii="Calibri" w:hAnsi="Calibri" w:cs="Calibri"/>
          <w:color w:val="000000"/>
        </w:rPr>
      </w:pPr>
      <w:r>
        <w:rPr>
          <w:rFonts w:ascii="Calibri" w:hAnsi="Calibri" w:cs="Calibri"/>
          <w:color w:val="000000"/>
        </w:rPr>
        <w:t>On the Confirmation screen that pops up:</w:t>
      </w:r>
    </w:p>
    <w:p w:rsidR="000E4500" w:rsidRDefault="000E4500" w:rsidP="001044C9">
      <w:pPr>
        <w:pStyle w:val="NormalWeb"/>
        <w:numPr>
          <w:ilvl w:val="0"/>
          <w:numId w:val="40"/>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On</w:t>
      </w:r>
      <w:r>
        <w:rPr>
          <w:rFonts w:ascii="Calibri" w:hAnsi="Calibri" w:cs="Calibri"/>
          <w:color w:val="000000"/>
        </w:rPr>
        <w:t xml:space="preserve"> or </w:t>
      </w:r>
      <w:r>
        <w:rPr>
          <w:rFonts w:ascii="Calibri" w:hAnsi="Calibri" w:cs="Calibri"/>
          <w:b/>
          <w:bCs/>
          <w:color w:val="000000"/>
        </w:rPr>
        <w:t>Off</w:t>
      </w:r>
      <w:r>
        <w:rPr>
          <w:rFonts w:ascii="Calibri" w:hAnsi="Calibri" w:cs="Calibri"/>
          <w:color w:val="000000"/>
        </w:rPr>
        <w:t xml:space="preserve"> button in the </w:t>
      </w:r>
      <w:r>
        <w:rPr>
          <w:rFonts w:ascii="Calibri" w:hAnsi="Calibri" w:cs="Calibri"/>
          <w:b/>
          <w:bCs/>
          <w:color w:val="000000"/>
        </w:rPr>
        <w:t>Manual</w:t>
      </w:r>
      <w:r>
        <w:rPr>
          <w:rFonts w:ascii="Calibri" w:hAnsi="Calibri" w:cs="Calibri"/>
          <w:color w:val="000000"/>
        </w:rPr>
        <w:t xml:space="preserve"> </w:t>
      </w:r>
      <w:r>
        <w:rPr>
          <w:rFonts w:ascii="Calibri" w:hAnsi="Calibri" w:cs="Calibri"/>
          <w:b/>
          <w:bCs/>
          <w:color w:val="000000"/>
        </w:rPr>
        <w:t>Implementation</w:t>
      </w:r>
      <w:r>
        <w:rPr>
          <w:rFonts w:ascii="Calibri" w:hAnsi="Calibri" w:cs="Calibri"/>
          <w:color w:val="000000"/>
        </w:rPr>
        <w:t xml:space="preserve"> field to choose the mode of implementation.</w:t>
      </w:r>
    </w:p>
    <w:p w:rsidR="000E4500" w:rsidRDefault="000E4500" w:rsidP="001044C9">
      <w:pPr>
        <w:pStyle w:val="NormalWeb"/>
        <w:numPr>
          <w:ilvl w:val="0"/>
          <w:numId w:val="40"/>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If you select </w:t>
      </w:r>
      <w:r>
        <w:rPr>
          <w:rFonts w:ascii="Calibri" w:hAnsi="Calibri" w:cs="Calibri"/>
          <w:b/>
          <w:bCs/>
          <w:color w:val="000000"/>
        </w:rPr>
        <w:t>Off</w:t>
      </w:r>
      <w:r>
        <w:rPr>
          <w:rFonts w:ascii="Calibri" w:hAnsi="Calibri" w:cs="Calibri"/>
          <w:color w:val="000000"/>
        </w:rPr>
        <w:t>, set the date and time that you want the cert implementation to occur.</w:t>
      </w:r>
    </w:p>
    <w:p w:rsidR="000E4500" w:rsidRDefault="000E4500" w:rsidP="001044C9">
      <w:pPr>
        <w:pStyle w:val="NormalWeb"/>
        <w:numPr>
          <w:ilvl w:val="0"/>
          <w:numId w:val="40"/>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Enter comments and click </w:t>
      </w:r>
      <w:r>
        <w:rPr>
          <w:rFonts w:ascii="Calibri" w:hAnsi="Calibri" w:cs="Calibri"/>
          <w:b/>
          <w:bCs/>
          <w:color w:val="000000"/>
        </w:rPr>
        <w:t>Yes</w:t>
      </w:r>
      <w:r>
        <w:rPr>
          <w:rFonts w:ascii="Calibri" w:hAnsi="Calibri" w:cs="Calibri"/>
          <w:color w:val="000000"/>
        </w:rPr>
        <w:t>.</w:t>
      </w:r>
    </w:p>
    <w:p w:rsidR="000E4500" w:rsidRDefault="000E4500" w:rsidP="001044C9">
      <w:pPr>
        <w:pStyle w:val="NormalWeb"/>
        <w:numPr>
          <w:ilvl w:val="0"/>
          <w:numId w:val="41"/>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the </w:t>
      </w:r>
      <w:r>
        <w:rPr>
          <w:rFonts w:ascii="Calibri" w:hAnsi="Calibri" w:cs="Calibri"/>
          <w:noProof/>
          <w:color w:val="000000"/>
          <w:bdr w:val="none" w:sz="0" w:space="0" w:color="auto" w:frame="1"/>
        </w:rPr>
        <mc:AlternateContent>
          <mc:Choice Requires="wps">
            <w:drawing>
              <wp:inline distT="0" distB="0" distL="0" distR="0" wp14:anchorId="31773358" wp14:editId="44F9911C">
                <wp:extent cx="302260" cy="198755"/>
                <wp:effectExtent l="0" t="0" r="0" b="0"/>
                <wp:docPr id="83" name="Rectangle 83" descr="https://lh6.googleusercontent.com/X0FzI_4YvSmX9IJeGCv9N_r7WAZ3rHJ7Ot38aAasS_h1z65YzFMfYqAubWgQRtVSyh8ZQVSU1KXqvaujI5s1-E8Ay10JkDVbYqpVtQnX_sj9Y7f8q7killQYWQCpx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AEAA1" id="Rectangle 83" o:spid="_x0000_s1026" alt="https://lh6.googleusercontent.com/X0FzI_4YvSmX9IJeGCv9N_r7WAZ3rHJ7Ot38aAasS_h1z65YzFMfYqAubWgQRtVSyh8ZQVSU1KXqvaujI5s1-E8Ay10JkDVbYqpVtQnX_sj9Y7f8q7killQYWQCpxA" style="width:23.8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" filled="f" stroked="f">
                <o:lock v:ext="edit" aspectratio="t"/>
                <w10:anchorlock/>
              </v:rect>
            </w:pict>
          </mc:Fallback>
        </mc:AlternateContent>
      </w:r>
      <w:r>
        <w:rPr>
          <w:rFonts w:ascii="Calibri" w:hAnsi="Calibri" w:cs="Calibri"/>
          <w:b/>
          <w:bCs/>
          <w:color w:val="000000"/>
        </w:rPr>
        <w:t>Refresh</w:t>
      </w:r>
      <w:r>
        <w:rPr>
          <w:rFonts w:ascii="Calibri" w:hAnsi="Calibri" w:cs="Calibri"/>
          <w:color w:val="000000"/>
        </w:rPr>
        <w:t xml:space="preserve"> icon on the top of the page until the topology updates.</w:t>
      </w:r>
    </w:p>
    <w:p w:rsidR="000E4500" w:rsidRDefault="000E4500" w:rsidP="001044C9">
      <w:pPr>
        <w:pStyle w:val="NormalWeb"/>
        <w:numPr>
          <w:ilvl w:val="0"/>
          <w:numId w:val="42"/>
        </w:numPr>
        <w:spacing w:before="0" w:beforeAutospacing="0" w:after="0" w:afterAutospacing="0"/>
        <w:jc w:val="both"/>
        <w:textAlignment w:val="baseline"/>
        <w:rPr>
          <w:rFonts w:ascii="Cambria" w:hAnsi="Cambria"/>
          <w:color w:val="000000"/>
        </w:rPr>
      </w:pPr>
      <w:r>
        <w:rPr>
          <w:rFonts w:ascii="Calibri" w:hAnsi="Calibri" w:cs="Calibri"/>
          <w:color w:val="000000"/>
        </w:rPr>
        <w:t xml:space="preserve">After the push action is completed, the status updates to </w:t>
      </w:r>
      <w:r>
        <w:rPr>
          <w:rFonts w:ascii="Calibri" w:hAnsi="Calibri" w:cs="Calibri"/>
          <w:b/>
          <w:bCs/>
          <w:color w:val="000000"/>
        </w:rPr>
        <w:t>Completed</w:t>
      </w:r>
      <w:r>
        <w:rPr>
          <w:rFonts w:ascii="Calibri" w:hAnsi="Calibri" w:cs="Calibri"/>
          <w:color w:val="000000"/>
        </w:rPr>
        <w:t>.</w:t>
      </w:r>
    </w:p>
    <w:p w:rsidR="000E4500" w:rsidRDefault="000E4500" w:rsidP="000E4500">
      <w:pPr>
        <w:rPr>
          <w:rFonts w:ascii="Times New Roman" w:hAnsi="Times New Roman"/>
        </w:rPr>
      </w:pPr>
    </w:p>
    <w:p w:rsidR="000E4500" w:rsidRDefault="000E4500" w:rsidP="000E4500">
      <w:pPr>
        <w:pStyle w:val="NormalWeb"/>
        <w:spacing w:before="0" w:beforeAutospacing="0" w:after="0" w:afterAutospacing="0"/>
        <w:jc w:val="both"/>
      </w:pPr>
      <w:r>
        <w:rPr>
          <w:rFonts w:ascii="Calibri" w:hAnsi="Calibri" w:cs="Calibri"/>
          <w:color w:val="000000"/>
        </w:rPr>
        <w:t>The topological view follows a color-coding scheme to identify certificate status.</w:t>
      </w:r>
    </w:p>
    <w:p w:rsidR="000E4500" w:rsidRDefault="000E4500" w:rsidP="000E4500"/>
    <w:tbl>
      <w:tblPr>
        <w:tblW w:w="0" w:type="auto"/>
        <w:tblCellMar>
          <w:top w:w="15" w:type="dxa"/>
          <w:left w:w="15" w:type="dxa"/>
          <w:bottom w:w="15" w:type="dxa"/>
          <w:right w:w="15" w:type="dxa"/>
        </w:tblCellMar>
        <w:tblLook w:val="04A0" w:firstRow="1" w:lastRow="0" w:firstColumn="1" w:lastColumn="0" w:noHBand="0" w:noVBand="1"/>
      </w:tblPr>
      <w:tblGrid>
        <w:gridCol w:w="1275"/>
        <w:gridCol w:w="6098"/>
      </w:tblGrid>
      <w:tr w:rsidR="000E4500" w:rsidTr="000E4500">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b/>
                <w:bCs/>
                <w:color w:val="000000"/>
              </w:rPr>
              <w:lastRenderedPageBreak/>
              <w:t>Color</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b/>
                <w:bCs/>
                <w:color w:val="000000"/>
              </w:rPr>
              <w:t>Certificate Status</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is available and valid.</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has expired.</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Gray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Certificate push action failed.</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will expire in 90 days.</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Yellow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will expire in 30 days.</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Orange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will expire in 10 days.</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Black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has been revoked.</w:t>
            </w:r>
          </w:p>
        </w:tc>
      </w:tr>
      <w:tr w:rsidR="000E4500" w:rsidTr="000E45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Mid Purple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4500" w:rsidRDefault="000E4500">
            <w:pPr>
              <w:pStyle w:val="NormalWeb"/>
              <w:spacing w:before="0" w:beforeAutospacing="0" w:after="0" w:afterAutospacing="0"/>
            </w:pPr>
            <w:r>
              <w:rPr>
                <w:rFonts w:ascii="Calibri" w:hAnsi="Calibri" w:cs="Calibri"/>
                <w:color w:val="000000"/>
              </w:rPr>
              <w:t>The certificate associated with profiles is manually removed.</w:t>
            </w:r>
          </w:p>
        </w:tc>
      </w:tr>
    </w:tbl>
    <w:p w:rsidR="000E4500" w:rsidRDefault="000E4500" w:rsidP="000E4500">
      <w:pPr>
        <w:spacing w:after="240"/>
      </w:pPr>
    </w:p>
    <w:p w:rsidR="000E4500" w:rsidRPr="008A1B3A" w:rsidRDefault="000E4500" w:rsidP="000E4500">
      <w:pPr>
        <w:pStyle w:val="Heading2"/>
        <w:spacing w:before="60" w:after="200"/>
      </w:pPr>
      <w:bookmarkStart w:id="67" w:name="_Toc56109851"/>
      <w:bookmarkStart w:id="68" w:name="_Toc56110280"/>
      <w:r w:rsidRPr="008A1B3A">
        <w:rPr>
          <w:rFonts w:ascii="Calibri" w:hAnsi="Calibri" w:cs="Calibri"/>
          <w:szCs w:val="28"/>
        </w:rPr>
        <w:t>Roll Back a Certificate from a Device</w:t>
      </w:r>
      <w:bookmarkEnd w:id="67"/>
      <w:bookmarkEnd w:id="68"/>
    </w:p>
    <w:p w:rsidR="000E4500" w:rsidRDefault="000E4500" w:rsidP="008A1B3A">
      <w:pPr>
        <w:pStyle w:val="NormalWeb"/>
        <w:spacing w:before="0" w:beforeAutospacing="0" w:after="0" w:afterAutospacing="0"/>
        <w:jc w:val="both"/>
      </w:pPr>
      <w:r>
        <w:rPr>
          <w:rFonts w:ascii="Calibri" w:hAnsi="Calibri" w:cs="Calibri"/>
          <w:color w:val="000000"/>
        </w:rPr>
        <w:t xml:space="preserve">The Rollback option allows you to revert to the previous successful certificate pushed to an SSL profile or template. Rolling back to the last known good state can be performed only from the individual profile level and the Rollback option only appears in the dropdown </w:t>
      </w:r>
      <w:r>
        <w:rPr>
          <w:rFonts w:ascii="Calibri" w:hAnsi="Calibri" w:cs="Calibri"/>
          <w:b/>
          <w:bCs/>
          <w:color w:val="000000"/>
        </w:rPr>
        <w:t>Action</w:t>
      </w:r>
      <w:r>
        <w:rPr>
          <w:rFonts w:ascii="Calibri" w:hAnsi="Calibri" w:cs="Calibri"/>
          <w:color w:val="000000"/>
        </w:rPr>
        <w:t xml:space="preserve"> list if a certificate has already been successfully pushed to the device.</w:t>
      </w:r>
    </w:p>
    <w:p w:rsidR="000E4500" w:rsidRPr="008A1B3A" w:rsidRDefault="000E4500" w:rsidP="000E4500">
      <w:pPr>
        <w:pStyle w:val="Heading3"/>
        <w:spacing w:before="200" w:after="200"/>
        <w:jc w:val="both"/>
      </w:pPr>
      <w:bookmarkStart w:id="69" w:name="_Toc56109852"/>
      <w:bookmarkStart w:id="70" w:name="_Toc56110281"/>
      <w:r w:rsidRPr="008A1B3A">
        <w:rPr>
          <w:rFonts w:ascii="Calibri" w:hAnsi="Calibri" w:cs="Calibri"/>
          <w:szCs w:val="28"/>
        </w:rPr>
        <w:t>Prerequisites</w:t>
      </w:r>
      <w:bookmarkEnd w:id="69"/>
      <w:bookmarkEnd w:id="70"/>
    </w:p>
    <w:p w:rsidR="000E4500" w:rsidRDefault="000E4500" w:rsidP="000E4500">
      <w:pPr>
        <w:pStyle w:val="NormalWeb"/>
        <w:spacing w:before="0" w:beforeAutospacing="0" w:after="200" w:afterAutospacing="0"/>
        <w:jc w:val="both"/>
      </w:pPr>
      <w:r>
        <w:rPr>
          <w:rFonts w:ascii="Calibri" w:hAnsi="Calibri" w:cs="Calibri"/>
          <w:color w:val="000000"/>
        </w:rPr>
        <w:t>Before rolling back a certificate that was pushed to a device, ensure that the following are true:</w:t>
      </w:r>
    </w:p>
    <w:p w:rsidR="000E4500" w:rsidRPr="008A1B3A" w:rsidRDefault="000E4500" w:rsidP="001044C9">
      <w:pPr>
        <w:pStyle w:val="NormalWeb"/>
        <w:numPr>
          <w:ilvl w:val="0"/>
          <w:numId w:val="43"/>
        </w:numPr>
        <w:spacing w:before="0" w:beforeAutospacing="0" w:after="0" w:afterAutospacing="0"/>
        <w:jc w:val="both"/>
        <w:textAlignment w:val="baseline"/>
        <w:rPr>
          <w:rFonts w:ascii="Calibri" w:hAnsi="Calibri" w:cs="Calibri"/>
          <w:color w:val="000000"/>
        </w:rPr>
      </w:pPr>
      <w:r>
        <w:rPr>
          <w:rFonts w:ascii="Calibri" w:hAnsi="Calibri" w:cs="Calibri"/>
          <w:color w:val="000000"/>
        </w:rPr>
        <w:t>You have the necessary role-based access controls and workflow access to the template and request.</w:t>
      </w:r>
    </w:p>
    <w:p w:rsidR="000E4500" w:rsidRPr="008A1B3A" w:rsidRDefault="000E4500" w:rsidP="000E4500">
      <w:pPr>
        <w:pStyle w:val="Heading3"/>
        <w:spacing w:before="200" w:after="200"/>
        <w:jc w:val="both"/>
      </w:pPr>
      <w:bookmarkStart w:id="71" w:name="_Toc56109853"/>
      <w:bookmarkStart w:id="72" w:name="_Toc56110282"/>
      <w:r w:rsidRPr="008A1B3A">
        <w:rPr>
          <w:rFonts w:ascii="Calibri" w:hAnsi="Calibri" w:cs="Calibri"/>
          <w:szCs w:val="28"/>
        </w:rPr>
        <w:t>Roll back a certificate from a device</w:t>
      </w:r>
      <w:bookmarkEnd w:id="71"/>
      <w:bookmarkEnd w:id="72"/>
    </w:p>
    <w:p w:rsidR="000E4500" w:rsidRDefault="000E4500" w:rsidP="000E4500">
      <w:pPr>
        <w:pStyle w:val="NormalWeb"/>
        <w:spacing w:before="0" w:beforeAutospacing="0" w:after="200" w:afterAutospacing="0"/>
        <w:jc w:val="both"/>
      </w:pPr>
      <w:r>
        <w:rPr>
          <w:rFonts w:ascii="Cambria" w:hAnsi="Cambria"/>
          <w:color w:val="000000"/>
        </w:rPr>
        <w:t>To roll back a certificate from a device,</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Log in to the </w:t>
      </w:r>
      <w:proofErr w:type="spellStart"/>
      <w:r>
        <w:rPr>
          <w:rFonts w:ascii="Calibri" w:hAnsi="Calibri" w:cs="Calibri"/>
          <w:b/>
          <w:bCs/>
          <w:color w:val="000000"/>
        </w:rPr>
        <w:t>AppViewX</w:t>
      </w:r>
      <w:proofErr w:type="spellEnd"/>
      <w:r>
        <w:rPr>
          <w:rFonts w:ascii="Calibri" w:hAnsi="Calibri" w:cs="Calibri"/>
          <w:color w:val="000000"/>
        </w:rPr>
        <w:t xml:space="preserve"> application with valid credentials.</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proofErr w:type="gramStart"/>
      <w:r>
        <w:rPr>
          <w:rFonts w:ascii="Calibri" w:hAnsi="Calibri" w:cs="Calibri"/>
          <w:color w:val="000000"/>
        </w:rPr>
        <w:t xml:space="preserve">Click </w:t>
      </w:r>
      <w:r>
        <w:rPr>
          <w:rFonts w:ascii="Calibri" w:hAnsi="Calibri" w:cs="Calibri"/>
          <w:color w:val="000000"/>
          <w:shd w:val="clear" w:color="auto" w:fill="FFFFFF"/>
        </w:rPr>
        <w:t xml:space="preserve"> </w:t>
      </w:r>
      <w:r>
        <w:rPr>
          <w:rFonts w:ascii="Calibri" w:hAnsi="Calibri" w:cs="Calibri"/>
          <w:b/>
          <w:bCs/>
          <w:color w:val="000000"/>
        </w:rPr>
        <w:t>Menu</w:t>
      </w:r>
      <w:proofErr w:type="gramEnd"/>
      <w:r>
        <w:rPr>
          <w:rFonts w:ascii="Calibri" w:hAnsi="Calibri" w:cs="Calibri"/>
          <w:color w:val="000000"/>
        </w:rPr>
        <w:t xml:space="preserve">&gt;&gt; </w:t>
      </w:r>
      <w:r>
        <w:rPr>
          <w:rFonts w:ascii="Calibri" w:hAnsi="Calibri" w:cs="Calibri"/>
          <w:b/>
          <w:bCs/>
          <w:color w:val="000000"/>
        </w:rPr>
        <w:t>CERT+</w:t>
      </w:r>
      <w:r>
        <w:rPr>
          <w:rFonts w:ascii="Calibri" w:hAnsi="Calibri" w:cs="Calibri"/>
          <w:color w:val="000000"/>
        </w:rPr>
        <w:t xml:space="preserve"> &gt;&gt; </w:t>
      </w:r>
      <w:r>
        <w:rPr>
          <w:rFonts w:ascii="Calibri" w:hAnsi="Calibri" w:cs="Calibri"/>
          <w:b/>
          <w:bCs/>
          <w:color w:val="000000"/>
        </w:rPr>
        <w:t>Certificate</w:t>
      </w:r>
      <w:r>
        <w:rPr>
          <w:rFonts w:ascii="Calibri" w:hAnsi="Calibri" w:cs="Calibri"/>
          <w:color w:val="000000"/>
        </w:rPr>
        <w:t xml:space="preserve"> </w:t>
      </w:r>
      <w:r>
        <w:rPr>
          <w:rFonts w:ascii="Calibri" w:hAnsi="Calibri" w:cs="Calibri"/>
          <w:b/>
          <w:bCs/>
          <w:color w:val="000000"/>
        </w:rPr>
        <w:t>Inventory.</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Under </w:t>
      </w:r>
      <w:r>
        <w:rPr>
          <w:rFonts w:ascii="Calibri" w:hAnsi="Calibri" w:cs="Calibri"/>
          <w:b/>
          <w:bCs/>
          <w:color w:val="000000"/>
        </w:rPr>
        <w:t>Certificate</w:t>
      </w:r>
      <w:r>
        <w:rPr>
          <w:rFonts w:ascii="Calibri" w:hAnsi="Calibri" w:cs="Calibri"/>
          <w:color w:val="000000"/>
        </w:rPr>
        <w:t xml:space="preserve"> </w:t>
      </w:r>
      <w:r>
        <w:rPr>
          <w:rFonts w:ascii="Calibri" w:hAnsi="Calibri" w:cs="Calibri"/>
          <w:b/>
          <w:bCs/>
          <w:color w:val="000000"/>
        </w:rPr>
        <w:t>Inventory</w:t>
      </w:r>
      <w:r>
        <w:rPr>
          <w:rFonts w:ascii="Calibri" w:hAnsi="Calibri" w:cs="Calibri"/>
          <w:color w:val="000000"/>
        </w:rPr>
        <w:t xml:space="preserve">, click </w:t>
      </w:r>
      <w:r>
        <w:rPr>
          <w:rFonts w:ascii="Calibri" w:hAnsi="Calibri" w:cs="Calibri"/>
          <w:b/>
          <w:bCs/>
          <w:color w:val="000000"/>
        </w:rPr>
        <w:t>Server</w:t>
      </w:r>
      <w:r>
        <w:rPr>
          <w:rFonts w:ascii="Calibri" w:hAnsi="Calibri" w:cs="Calibri"/>
          <w:color w:val="000000"/>
        </w:rPr>
        <w:t>.</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On the certificate list view, click the </w:t>
      </w:r>
      <w:r>
        <w:rPr>
          <w:rFonts w:ascii="Calibri" w:hAnsi="Calibri" w:cs="Calibri"/>
          <w:b/>
          <w:bCs/>
          <w:color w:val="000000"/>
        </w:rPr>
        <w:t>Common</w:t>
      </w:r>
      <w:r>
        <w:rPr>
          <w:rFonts w:ascii="Calibri" w:hAnsi="Calibri" w:cs="Calibri"/>
          <w:color w:val="000000"/>
        </w:rPr>
        <w:t xml:space="preserve"> </w:t>
      </w:r>
      <w:r>
        <w:rPr>
          <w:rFonts w:ascii="Calibri" w:hAnsi="Calibri" w:cs="Calibri"/>
          <w:b/>
          <w:bCs/>
          <w:color w:val="000000"/>
        </w:rPr>
        <w:t>Name</w:t>
      </w:r>
      <w:r>
        <w:rPr>
          <w:rFonts w:ascii="Calibri" w:hAnsi="Calibri" w:cs="Calibri"/>
          <w:color w:val="000000"/>
        </w:rPr>
        <w:t xml:space="preserve"> of the certificate to view the topology.</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Rollback</w:t>
      </w:r>
      <w:r>
        <w:rPr>
          <w:rFonts w:ascii="Calibri" w:hAnsi="Calibri" w:cs="Calibri"/>
          <w:color w:val="000000"/>
        </w:rPr>
        <w:t>.</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lastRenderedPageBreak/>
        <w:t xml:space="preserve">On the Confirmation screen that pops up, enter comments to rollback a certificate, then click </w:t>
      </w:r>
      <w:r>
        <w:rPr>
          <w:rFonts w:ascii="Calibri" w:hAnsi="Calibri" w:cs="Calibri"/>
          <w:b/>
          <w:bCs/>
          <w:color w:val="000000"/>
        </w:rPr>
        <w:t>OK</w:t>
      </w:r>
      <w:r>
        <w:rPr>
          <w:rFonts w:ascii="Calibri" w:hAnsi="Calibri" w:cs="Calibri"/>
          <w:color w:val="000000"/>
        </w:rPr>
        <w:t>. A request ID and work order ID are generated automatically and the work order status is displayed beside the connector on the topological view.</w:t>
      </w:r>
    </w:p>
    <w:p w:rsidR="000E4500" w:rsidRDefault="000E4500" w:rsidP="001044C9">
      <w:pPr>
        <w:pStyle w:val="NormalWeb"/>
        <w:numPr>
          <w:ilvl w:val="0"/>
          <w:numId w:val="44"/>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Approve</w:t>
      </w:r>
      <w:r>
        <w:rPr>
          <w:rFonts w:ascii="Calibri" w:hAnsi="Calibri" w:cs="Calibri"/>
          <w:color w:val="000000"/>
        </w:rPr>
        <w:t xml:space="preserve"> to approve the rollback request.</w:t>
      </w:r>
    </w:p>
    <w:p w:rsidR="000E4500" w:rsidRDefault="000E4500" w:rsidP="001044C9">
      <w:pPr>
        <w:pStyle w:val="NormalWeb"/>
        <w:numPr>
          <w:ilvl w:val="0"/>
          <w:numId w:val="44"/>
        </w:numPr>
        <w:spacing w:before="0" w:beforeAutospacing="0" w:after="200" w:afterAutospacing="0"/>
        <w:jc w:val="both"/>
        <w:textAlignment w:val="baseline"/>
        <w:rPr>
          <w:rFonts w:ascii="Calibri" w:hAnsi="Calibri" w:cs="Calibri"/>
          <w:color w:val="000000"/>
        </w:rPr>
      </w:pPr>
      <w:r>
        <w:rPr>
          <w:rFonts w:ascii="Calibri" w:hAnsi="Calibri" w:cs="Calibri"/>
          <w:color w:val="000000"/>
        </w:rPr>
        <w:t>On the Approve screen that pops up:</w:t>
      </w:r>
    </w:p>
    <w:p w:rsidR="000E4500" w:rsidRDefault="000E4500" w:rsidP="001044C9">
      <w:pPr>
        <w:pStyle w:val="NormalWeb"/>
        <w:numPr>
          <w:ilvl w:val="0"/>
          <w:numId w:val="45"/>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On</w:t>
      </w:r>
      <w:r>
        <w:rPr>
          <w:rFonts w:ascii="Calibri" w:hAnsi="Calibri" w:cs="Calibri"/>
          <w:color w:val="000000"/>
        </w:rPr>
        <w:t xml:space="preserve"> or </w:t>
      </w:r>
      <w:r>
        <w:rPr>
          <w:rFonts w:ascii="Calibri" w:hAnsi="Calibri" w:cs="Calibri"/>
          <w:b/>
          <w:bCs/>
          <w:color w:val="000000"/>
        </w:rPr>
        <w:t>Off</w:t>
      </w:r>
      <w:r>
        <w:rPr>
          <w:rFonts w:ascii="Calibri" w:hAnsi="Calibri" w:cs="Calibri"/>
          <w:color w:val="000000"/>
        </w:rPr>
        <w:t xml:space="preserve"> button in the </w:t>
      </w:r>
      <w:r>
        <w:rPr>
          <w:rFonts w:ascii="Calibri" w:hAnsi="Calibri" w:cs="Calibri"/>
          <w:b/>
          <w:bCs/>
          <w:color w:val="000000"/>
        </w:rPr>
        <w:t>Manual</w:t>
      </w:r>
      <w:r>
        <w:rPr>
          <w:rFonts w:ascii="Calibri" w:hAnsi="Calibri" w:cs="Calibri"/>
          <w:color w:val="000000"/>
        </w:rPr>
        <w:t xml:space="preserve"> </w:t>
      </w:r>
      <w:r>
        <w:rPr>
          <w:rFonts w:ascii="Calibri" w:hAnsi="Calibri" w:cs="Calibri"/>
          <w:b/>
          <w:bCs/>
          <w:color w:val="000000"/>
        </w:rPr>
        <w:t>Implementation</w:t>
      </w:r>
      <w:r>
        <w:rPr>
          <w:rFonts w:ascii="Calibri" w:hAnsi="Calibri" w:cs="Calibri"/>
          <w:color w:val="000000"/>
        </w:rPr>
        <w:t xml:space="preserve"> field to choose the mode of implementation.</w:t>
      </w:r>
    </w:p>
    <w:p w:rsidR="000E4500" w:rsidRDefault="000E4500" w:rsidP="001044C9">
      <w:pPr>
        <w:pStyle w:val="NormalWeb"/>
        <w:numPr>
          <w:ilvl w:val="0"/>
          <w:numId w:val="45"/>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If you select </w:t>
      </w:r>
      <w:r>
        <w:rPr>
          <w:rFonts w:ascii="Calibri" w:hAnsi="Calibri" w:cs="Calibri"/>
          <w:b/>
          <w:bCs/>
          <w:color w:val="000000"/>
        </w:rPr>
        <w:t>Off</w:t>
      </w:r>
      <w:r>
        <w:rPr>
          <w:rFonts w:ascii="Calibri" w:hAnsi="Calibri" w:cs="Calibri"/>
          <w:color w:val="000000"/>
        </w:rPr>
        <w:t>, set the date and time that you want the certificate rollback to occur.</w:t>
      </w:r>
    </w:p>
    <w:p w:rsidR="000E4500" w:rsidRDefault="000E4500" w:rsidP="001044C9">
      <w:pPr>
        <w:pStyle w:val="NormalWeb"/>
        <w:numPr>
          <w:ilvl w:val="0"/>
          <w:numId w:val="45"/>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Enter comments to approve the rollback, then click </w:t>
      </w:r>
      <w:r>
        <w:rPr>
          <w:rFonts w:ascii="Calibri" w:hAnsi="Calibri" w:cs="Calibri"/>
          <w:b/>
          <w:bCs/>
          <w:color w:val="000000"/>
        </w:rPr>
        <w:t>Yes</w:t>
      </w:r>
      <w:r>
        <w:rPr>
          <w:rFonts w:ascii="Calibri" w:hAnsi="Calibri" w:cs="Calibri"/>
          <w:color w:val="000000"/>
        </w:rPr>
        <w:t>. The work order status is displayed beside the connector.</w:t>
      </w:r>
    </w:p>
    <w:p w:rsidR="000E4500" w:rsidRDefault="000E4500" w:rsidP="001044C9">
      <w:pPr>
        <w:pStyle w:val="NormalWeb"/>
        <w:numPr>
          <w:ilvl w:val="0"/>
          <w:numId w:val="46"/>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Implement</w:t>
      </w:r>
      <w:r>
        <w:rPr>
          <w:rFonts w:ascii="Calibri" w:hAnsi="Calibri" w:cs="Calibri"/>
          <w:color w:val="000000"/>
        </w:rPr>
        <w:t xml:space="preserve"> to implement the rollback request.</w:t>
      </w:r>
    </w:p>
    <w:p w:rsidR="000E4500" w:rsidRDefault="000E4500" w:rsidP="001044C9">
      <w:pPr>
        <w:pStyle w:val="NormalWeb"/>
        <w:numPr>
          <w:ilvl w:val="0"/>
          <w:numId w:val="47"/>
        </w:numPr>
        <w:spacing w:before="0" w:beforeAutospacing="0" w:after="0" w:afterAutospacing="0"/>
        <w:jc w:val="both"/>
        <w:textAlignment w:val="baseline"/>
        <w:rPr>
          <w:rFonts w:ascii="Calibri" w:hAnsi="Calibri" w:cs="Calibri"/>
          <w:color w:val="000000"/>
        </w:rPr>
      </w:pPr>
      <w:r>
        <w:rPr>
          <w:rFonts w:ascii="Calibri" w:hAnsi="Calibri" w:cs="Calibri"/>
          <w:color w:val="000000"/>
        </w:rPr>
        <w:t>On the screen that pops up:</w:t>
      </w:r>
    </w:p>
    <w:p w:rsidR="000E4500" w:rsidRDefault="000E4500" w:rsidP="001044C9">
      <w:pPr>
        <w:pStyle w:val="NormalWeb"/>
        <w:numPr>
          <w:ilvl w:val="0"/>
          <w:numId w:val="48"/>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Click </w:t>
      </w:r>
      <w:r>
        <w:rPr>
          <w:rFonts w:ascii="Calibri" w:hAnsi="Calibri" w:cs="Calibri"/>
          <w:b/>
          <w:bCs/>
          <w:color w:val="000000"/>
        </w:rPr>
        <w:t>On</w:t>
      </w:r>
      <w:r>
        <w:rPr>
          <w:rFonts w:ascii="Calibri" w:hAnsi="Calibri" w:cs="Calibri"/>
          <w:color w:val="000000"/>
        </w:rPr>
        <w:t xml:space="preserve"> or </w:t>
      </w:r>
      <w:r>
        <w:rPr>
          <w:rFonts w:ascii="Calibri" w:hAnsi="Calibri" w:cs="Calibri"/>
          <w:b/>
          <w:bCs/>
          <w:color w:val="000000"/>
        </w:rPr>
        <w:t>Off</w:t>
      </w:r>
      <w:r>
        <w:rPr>
          <w:rFonts w:ascii="Calibri" w:hAnsi="Calibri" w:cs="Calibri"/>
          <w:color w:val="000000"/>
        </w:rPr>
        <w:t xml:space="preserve"> button in the </w:t>
      </w:r>
      <w:r>
        <w:rPr>
          <w:rFonts w:ascii="Calibri" w:hAnsi="Calibri" w:cs="Calibri"/>
          <w:b/>
          <w:bCs/>
          <w:color w:val="000000"/>
        </w:rPr>
        <w:t>Manual</w:t>
      </w:r>
      <w:r>
        <w:rPr>
          <w:rFonts w:ascii="Calibri" w:hAnsi="Calibri" w:cs="Calibri"/>
          <w:color w:val="000000"/>
        </w:rPr>
        <w:t xml:space="preserve"> </w:t>
      </w:r>
      <w:r>
        <w:rPr>
          <w:rFonts w:ascii="Calibri" w:hAnsi="Calibri" w:cs="Calibri"/>
          <w:b/>
          <w:bCs/>
          <w:color w:val="000000"/>
        </w:rPr>
        <w:t>Implementation</w:t>
      </w:r>
      <w:r>
        <w:rPr>
          <w:rFonts w:ascii="Calibri" w:hAnsi="Calibri" w:cs="Calibri"/>
          <w:color w:val="000000"/>
        </w:rPr>
        <w:t xml:space="preserve"> field to choose the mode of implementation.</w:t>
      </w:r>
    </w:p>
    <w:p w:rsidR="000E4500" w:rsidRDefault="000E4500" w:rsidP="001044C9">
      <w:pPr>
        <w:pStyle w:val="NormalWeb"/>
        <w:numPr>
          <w:ilvl w:val="0"/>
          <w:numId w:val="48"/>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If you select </w:t>
      </w:r>
      <w:r>
        <w:rPr>
          <w:rFonts w:ascii="Calibri" w:hAnsi="Calibri" w:cs="Calibri"/>
          <w:b/>
          <w:bCs/>
          <w:color w:val="000000"/>
        </w:rPr>
        <w:t>Off</w:t>
      </w:r>
      <w:r>
        <w:rPr>
          <w:rFonts w:ascii="Calibri" w:hAnsi="Calibri" w:cs="Calibri"/>
          <w:color w:val="000000"/>
        </w:rPr>
        <w:t>, set the date and time that you want the certificate rollback implementation to occur.</w:t>
      </w:r>
    </w:p>
    <w:p w:rsidR="000E4500" w:rsidRDefault="000E4500" w:rsidP="001044C9">
      <w:pPr>
        <w:pStyle w:val="NormalWeb"/>
        <w:numPr>
          <w:ilvl w:val="0"/>
          <w:numId w:val="48"/>
        </w:numPr>
        <w:spacing w:before="0" w:beforeAutospacing="0" w:after="200" w:afterAutospacing="0"/>
        <w:ind w:left="1440"/>
        <w:jc w:val="both"/>
        <w:textAlignment w:val="baseline"/>
        <w:rPr>
          <w:rFonts w:ascii="Cambria" w:hAnsi="Cambria"/>
          <w:color w:val="000000"/>
        </w:rPr>
      </w:pPr>
      <w:r>
        <w:rPr>
          <w:rFonts w:ascii="Calibri" w:hAnsi="Calibri" w:cs="Calibri"/>
          <w:color w:val="000000"/>
        </w:rPr>
        <w:t xml:space="preserve">Enter comments to approve the rollback, then click </w:t>
      </w:r>
      <w:r>
        <w:rPr>
          <w:rFonts w:ascii="Calibri" w:hAnsi="Calibri" w:cs="Calibri"/>
          <w:b/>
          <w:bCs/>
          <w:color w:val="000000"/>
        </w:rPr>
        <w:t>Yes</w:t>
      </w:r>
      <w:r>
        <w:rPr>
          <w:rFonts w:ascii="Calibri" w:hAnsi="Calibri" w:cs="Calibri"/>
          <w:color w:val="000000"/>
        </w:rPr>
        <w:t>.</w:t>
      </w:r>
    </w:p>
    <w:p w:rsidR="000E4500" w:rsidRDefault="000E4500" w:rsidP="001044C9">
      <w:pPr>
        <w:pStyle w:val="NormalWeb"/>
        <w:numPr>
          <w:ilvl w:val="0"/>
          <w:numId w:val="49"/>
        </w:numPr>
        <w:spacing w:before="0" w:beforeAutospacing="0" w:after="200" w:afterAutospacing="0"/>
        <w:jc w:val="both"/>
        <w:textAlignment w:val="baseline"/>
        <w:rPr>
          <w:rFonts w:ascii="Calibri" w:hAnsi="Calibri" w:cs="Calibri"/>
          <w:color w:val="000000"/>
        </w:rPr>
      </w:pPr>
      <w:r>
        <w:rPr>
          <w:rFonts w:ascii="Calibri" w:hAnsi="Calibri" w:cs="Calibri"/>
          <w:color w:val="000000"/>
        </w:rPr>
        <w:t>The work order status is displayed beside the connector.</w:t>
      </w:r>
    </w:p>
    <w:p w:rsidR="000E4500" w:rsidRDefault="000E4500" w:rsidP="001044C9">
      <w:pPr>
        <w:pStyle w:val="NormalWeb"/>
        <w:numPr>
          <w:ilvl w:val="0"/>
          <w:numId w:val="50"/>
        </w:numPr>
        <w:spacing w:before="0" w:beforeAutospacing="0" w:after="200" w:afterAutospacing="0"/>
        <w:jc w:val="both"/>
        <w:textAlignment w:val="baseline"/>
        <w:rPr>
          <w:rFonts w:ascii="Cambria" w:hAnsi="Cambria"/>
          <w:color w:val="000000"/>
        </w:rPr>
      </w:pPr>
      <w:r>
        <w:rPr>
          <w:rFonts w:ascii="Calibri" w:hAnsi="Calibri" w:cs="Calibri"/>
          <w:color w:val="000000"/>
        </w:rPr>
        <w:t xml:space="preserve">Click the </w:t>
      </w:r>
      <w:r>
        <w:rPr>
          <w:rFonts w:ascii="Calibri" w:hAnsi="Calibri" w:cs="Calibri"/>
          <w:b/>
          <w:bCs/>
          <w:color w:val="000000"/>
        </w:rPr>
        <w:t>Refresh</w:t>
      </w:r>
      <w:r>
        <w:rPr>
          <w:rFonts w:ascii="Calibri" w:hAnsi="Calibri" w:cs="Calibri"/>
          <w:color w:val="000000"/>
        </w:rPr>
        <w:t xml:space="preserve"> icon on the top-right until the topology updates.</w:t>
      </w:r>
    </w:p>
    <w:p w:rsidR="000E4500" w:rsidRDefault="000E4500" w:rsidP="001044C9">
      <w:pPr>
        <w:pStyle w:val="NormalWeb"/>
        <w:numPr>
          <w:ilvl w:val="0"/>
          <w:numId w:val="51"/>
        </w:numPr>
        <w:spacing w:before="0" w:beforeAutospacing="0" w:after="0" w:afterAutospacing="0"/>
        <w:jc w:val="both"/>
        <w:textAlignment w:val="baseline"/>
        <w:rPr>
          <w:rFonts w:ascii="Cambria" w:hAnsi="Cambria"/>
          <w:color w:val="000000"/>
        </w:rPr>
      </w:pPr>
      <w:r>
        <w:rPr>
          <w:rFonts w:ascii="Calibri" w:hAnsi="Calibri" w:cs="Calibri"/>
          <w:color w:val="000000"/>
        </w:rPr>
        <w:t xml:space="preserve">After the rollback is completed, the status updates to </w:t>
      </w:r>
      <w:r>
        <w:rPr>
          <w:rFonts w:ascii="Calibri" w:hAnsi="Calibri" w:cs="Calibri"/>
          <w:b/>
          <w:bCs/>
          <w:color w:val="000000"/>
        </w:rPr>
        <w:t>Completed</w:t>
      </w:r>
      <w:r>
        <w:rPr>
          <w:rFonts w:ascii="Calibri" w:hAnsi="Calibri" w:cs="Calibri"/>
          <w:color w:val="000000"/>
        </w:rPr>
        <w:t xml:space="preserve"> and the color of the connector changes to gray.</w:t>
      </w:r>
    </w:p>
    <w:p w:rsidR="000E4500" w:rsidRPr="000E4500" w:rsidRDefault="000E4500" w:rsidP="000E4500"/>
    <w:p w:rsidR="005843A0" w:rsidRDefault="005843A0" w:rsidP="005843A0">
      <w:pPr>
        <w:pStyle w:val="Heading1"/>
        <w:ind w:left="2" w:hanging="4"/>
      </w:pPr>
      <w:bookmarkStart w:id="73" w:name="_Toc56109854"/>
      <w:bookmarkStart w:id="74" w:name="_Toc56110283"/>
      <w:r>
        <w:t>Finding More Information</w:t>
      </w:r>
      <w:bookmarkEnd w:id="73"/>
      <w:bookmarkEnd w:id="74"/>
    </w:p>
    <w:p w:rsidR="005843A0" w:rsidRDefault="005843A0" w:rsidP="00CB2342">
      <w:pPr>
        <w:ind w:hanging="2"/>
        <w:jc w:val="both"/>
      </w:pPr>
      <w:r>
        <w:t xml:space="preserve">To access Software Release Notifications for </w:t>
      </w:r>
      <w:proofErr w:type="spellStart"/>
      <w:r>
        <w:t>AppViewX</w:t>
      </w:r>
      <w:proofErr w:type="spellEnd"/>
      <w:r>
        <w:t xml:space="preserve"> Releases, visit our Help center at </w:t>
      </w:r>
      <w:hyperlink r:id="rId47" w:history="1">
        <w:r>
          <w:rPr>
            <w:rStyle w:val="Hyperlink"/>
          </w:rPr>
          <w:t>https://help.appviewx.com/home</w:t>
        </w:r>
      </w:hyperlink>
      <w:r>
        <w:t xml:space="preserve">. You need to log in to your </w:t>
      </w:r>
      <w:proofErr w:type="spellStart"/>
      <w:r>
        <w:t>AppViewX</w:t>
      </w:r>
      <w:proofErr w:type="spellEnd"/>
      <w:r>
        <w:t xml:space="preserve"> account. From the Help center, search by the specific release number or navigate to Release Portal and choose the release, for example, v20.3.0.</w:t>
      </w:r>
      <w:bookmarkStart w:id="75" w:name="_heading=h.3c9z6hx"/>
      <w:bookmarkEnd w:id="75"/>
    </w:p>
    <w:p w:rsidR="005843A0" w:rsidRDefault="005843A0" w:rsidP="005843A0">
      <w:pPr>
        <w:pStyle w:val="Heading1"/>
        <w:ind w:left="2" w:hanging="4"/>
      </w:pPr>
      <w:bookmarkStart w:id="76" w:name="_Toc56109855"/>
      <w:bookmarkStart w:id="77" w:name="_Toc56110284"/>
      <w:r>
        <w:t>Documentation Feedback</w:t>
      </w:r>
      <w:bookmarkEnd w:id="76"/>
      <w:bookmarkEnd w:id="77"/>
    </w:p>
    <w:p w:rsidR="005843A0" w:rsidRDefault="005843A0" w:rsidP="005843A0">
      <w:pPr>
        <w:ind w:hanging="2"/>
        <w:jc w:val="both"/>
      </w:pPr>
      <w:r>
        <w:t xml:space="preserve">We request you to provide feedback, comments, and suggestions so that we can improve the documentation. You can send your comments to </w:t>
      </w:r>
      <w:hyperlink r:id="rId48" w:history="1">
        <w:r>
          <w:rPr>
            <w:rStyle w:val="Hyperlink"/>
          </w:rPr>
          <w:t>tech-documentation@appviewx.com</w:t>
        </w:r>
      </w:hyperlink>
      <w:r>
        <w:t>.</w:t>
      </w:r>
    </w:p>
    <w:p w:rsidR="005843A0" w:rsidRDefault="005843A0" w:rsidP="005843A0">
      <w:pPr>
        <w:ind w:hanging="2"/>
      </w:pPr>
    </w:p>
    <w:p w:rsidR="005843A0" w:rsidRDefault="005843A0" w:rsidP="005843A0">
      <w:pPr>
        <w:ind w:hanging="2"/>
      </w:pPr>
      <w:r>
        <w:t>If you are preferred to send feedback through e-mail, be sure to include the following information with your comments:</w:t>
      </w:r>
    </w:p>
    <w:p w:rsidR="005843A0" w:rsidRDefault="005843A0" w:rsidP="001044C9">
      <w:pPr>
        <w:numPr>
          <w:ilvl w:val="0"/>
          <w:numId w:val="27"/>
        </w:numPr>
      </w:pPr>
      <w:r>
        <w:t>Document or topic name</w:t>
      </w:r>
    </w:p>
    <w:p w:rsidR="005843A0" w:rsidRDefault="005843A0" w:rsidP="001044C9">
      <w:pPr>
        <w:numPr>
          <w:ilvl w:val="0"/>
          <w:numId w:val="27"/>
        </w:numPr>
      </w:pPr>
      <w:r>
        <w:t>URL or page number</w:t>
      </w:r>
    </w:p>
    <w:p w:rsidR="005843A0" w:rsidRDefault="005843A0" w:rsidP="001044C9">
      <w:pPr>
        <w:numPr>
          <w:ilvl w:val="0"/>
          <w:numId w:val="27"/>
        </w:numPr>
      </w:pPr>
      <w:r>
        <w:t>Software release version (if applicable).</w:t>
      </w:r>
    </w:p>
    <w:p w:rsidR="005843A0" w:rsidRDefault="005843A0" w:rsidP="005843A0">
      <w:pPr>
        <w:ind w:hanging="2"/>
      </w:pPr>
      <w:bookmarkStart w:id="78" w:name="_heading=h.1rf9gpq"/>
      <w:bookmarkEnd w:id="78"/>
    </w:p>
    <w:p w:rsidR="005843A0" w:rsidRDefault="005843A0" w:rsidP="005843A0">
      <w:pPr>
        <w:pStyle w:val="Heading1"/>
        <w:ind w:left="2" w:hanging="4"/>
      </w:pPr>
      <w:bookmarkStart w:id="79" w:name="_Toc56109856"/>
      <w:bookmarkStart w:id="80" w:name="_Toc56110285"/>
      <w:r>
        <w:t>Requesting Technical Support</w:t>
      </w:r>
      <w:bookmarkEnd w:id="79"/>
      <w:bookmarkEnd w:id="80"/>
    </w:p>
    <w:p w:rsidR="005843A0" w:rsidRDefault="005843A0" w:rsidP="005843A0">
      <w:pPr>
        <w:ind w:hanging="2"/>
      </w:pPr>
      <w:bookmarkStart w:id="81" w:name="_heading=h.4bewzdj"/>
      <w:bookmarkEnd w:id="81"/>
      <w:r>
        <w:t xml:space="preserve">Technical product support is available through </w:t>
      </w:r>
      <w:proofErr w:type="spellStart"/>
      <w:r>
        <w:t>AppViewX</w:t>
      </w:r>
      <w:proofErr w:type="spellEnd"/>
      <w:r>
        <w:t xml:space="preserve"> help support center, request to send an email to </w:t>
      </w:r>
      <w:hyperlink r:id="rId49" w:history="1">
        <w:r>
          <w:rPr>
            <w:rStyle w:val="Hyperlink"/>
          </w:rPr>
          <w:t>help@appviewx.com</w:t>
        </w:r>
      </w:hyperlink>
      <w:r>
        <w:t>.</w:t>
      </w:r>
    </w:p>
    <w:p w:rsidR="005843A0" w:rsidRDefault="005843A0" w:rsidP="005843A0">
      <w:pPr>
        <w:pStyle w:val="Heading1"/>
        <w:ind w:left="2" w:hanging="4"/>
      </w:pPr>
      <w:bookmarkStart w:id="82" w:name="_Toc56109857"/>
      <w:bookmarkStart w:id="83" w:name="_Toc56110286"/>
      <w:r>
        <w:t>Self-Help Online Tools and Resources</w:t>
      </w:r>
      <w:bookmarkEnd w:id="82"/>
      <w:bookmarkEnd w:id="83"/>
    </w:p>
    <w:p w:rsidR="005843A0" w:rsidRDefault="005843A0" w:rsidP="005843A0">
      <w:pPr>
        <w:ind w:hanging="2"/>
        <w:jc w:val="both"/>
      </w:pPr>
      <w:r>
        <w:t xml:space="preserve">For quick and easy problem resolution, </w:t>
      </w:r>
      <w:proofErr w:type="spellStart"/>
      <w:r>
        <w:t>AppViewX</w:t>
      </w:r>
      <w:proofErr w:type="spellEnd"/>
      <w:r>
        <w:t xml:space="preserve"> is designed an online self-service portal called the help support center that provides you with the following features:</w:t>
      </w:r>
    </w:p>
    <w:p w:rsidR="005843A0" w:rsidRDefault="005843A0" w:rsidP="001044C9">
      <w:pPr>
        <w:numPr>
          <w:ilvl w:val="0"/>
          <w:numId w:val="26"/>
        </w:numPr>
        <w:spacing w:after="0"/>
        <w:jc w:val="both"/>
        <w:rPr>
          <w:color w:val="000000"/>
          <w:szCs w:val="24"/>
        </w:rPr>
      </w:pPr>
      <w:r>
        <w:rPr>
          <w:color w:val="000000"/>
          <w:szCs w:val="24"/>
        </w:rPr>
        <w:t xml:space="preserve">Find help support center: </w:t>
      </w:r>
      <w:hyperlink r:id="rId50" w:history="1">
        <w:r>
          <w:rPr>
            <w:rStyle w:val="Hyperlink"/>
            <w:szCs w:val="24"/>
          </w:rPr>
          <w:t>https://help.appviewx.com/home</w:t>
        </w:r>
      </w:hyperlink>
    </w:p>
    <w:p w:rsidR="005843A0" w:rsidRDefault="005843A0" w:rsidP="001044C9">
      <w:pPr>
        <w:numPr>
          <w:ilvl w:val="0"/>
          <w:numId w:val="26"/>
        </w:numPr>
        <w:spacing w:after="0"/>
        <w:jc w:val="both"/>
        <w:rPr>
          <w:color w:val="000000"/>
          <w:szCs w:val="24"/>
        </w:rPr>
      </w:pPr>
      <w:r>
        <w:rPr>
          <w:color w:val="000000"/>
          <w:szCs w:val="24"/>
        </w:rPr>
        <w:t xml:space="preserve">Find product technical documentation: </w:t>
      </w:r>
      <w:hyperlink r:id="rId51" w:history="1">
        <w:r>
          <w:rPr>
            <w:rStyle w:val="Hyperlink"/>
            <w:szCs w:val="24"/>
          </w:rPr>
          <w:t>https://help.appviewx.com/documentation</w:t>
        </w:r>
      </w:hyperlink>
    </w:p>
    <w:p w:rsidR="005843A0" w:rsidRDefault="005843A0" w:rsidP="001044C9">
      <w:pPr>
        <w:numPr>
          <w:ilvl w:val="0"/>
          <w:numId w:val="26"/>
        </w:numPr>
        <w:spacing w:after="0"/>
        <w:jc w:val="both"/>
        <w:rPr>
          <w:color w:val="000000"/>
          <w:szCs w:val="24"/>
        </w:rPr>
      </w:pPr>
      <w:r>
        <w:rPr>
          <w:color w:val="000000"/>
          <w:szCs w:val="24"/>
        </w:rPr>
        <w:t>Find solutions and answer questions using our Knowledge Base:</w:t>
      </w:r>
      <w:r>
        <w:rPr>
          <w:color w:val="000000"/>
          <w:sz w:val="25"/>
          <w:szCs w:val="25"/>
        </w:rPr>
        <w:t xml:space="preserve"> </w:t>
      </w:r>
      <w:hyperlink r:id="rId52" w:history="1">
        <w:r>
          <w:rPr>
            <w:rStyle w:val="Hyperlink"/>
            <w:szCs w:val="24"/>
          </w:rPr>
          <w:t>https://internalkb.appviewx.com/knowledge-base</w:t>
        </w:r>
      </w:hyperlink>
    </w:p>
    <w:p w:rsidR="005843A0" w:rsidRDefault="005843A0" w:rsidP="001044C9">
      <w:pPr>
        <w:numPr>
          <w:ilvl w:val="0"/>
          <w:numId w:val="26"/>
        </w:numPr>
        <w:jc w:val="both"/>
        <w:rPr>
          <w:color w:val="000000"/>
          <w:szCs w:val="24"/>
        </w:rPr>
      </w:pPr>
      <w:r>
        <w:rPr>
          <w:color w:val="000000"/>
          <w:szCs w:val="24"/>
        </w:rPr>
        <w:t xml:space="preserve">Download the latest versions of software: </w:t>
      </w:r>
      <w:hyperlink r:id="rId53" w:history="1">
        <w:r>
          <w:rPr>
            <w:rStyle w:val="Hyperlink"/>
            <w:szCs w:val="24"/>
          </w:rPr>
          <w:t>https://release.appviewx.com</w:t>
        </w:r>
      </w:hyperlink>
    </w:p>
    <w:p w:rsidR="005843A0" w:rsidRDefault="005843A0" w:rsidP="005843A0">
      <w:pPr>
        <w:spacing w:after="240" w:line="240" w:lineRule="auto"/>
        <w:ind w:hanging="2"/>
        <w:rPr>
          <w:rFonts w:ascii="Times New Roman" w:hAnsi="Times New Roman"/>
        </w:rPr>
      </w:pPr>
    </w:p>
    <w:p w:rsidR="004B52B6" w:rsidRPr="005843A0" w:rsidRDefault="004B52B6" w:rsidP="005843A0"/>
    <w:sectPr w:rsidR="004B52B6" w:rsidRPr="005843A0" w:rsidSect="00E30141">
      <w:headerReference w:type="default" r:id="rId54"/>
      <w:footerReference w:type="default" r:id="rId55"/>
      <w:pgSz w:w="12240" w:h="15840"/>
      <w:pgMar w:top="1440" w:right="1440" w:bottom="1440" w:left="1440" w:header="900" w:footer="615" w:gutter="0"/>
      <w:pgNumType w:start="636"/>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587" w:rsidRDefault="00124587" w:rsidP="003D4D09">
      <w:pPr>
        <w:spacing w:after="0" w:line="240" w:lineRule="auto"/>
      </w:pPr>
      <w:r>
        <w:separator/>
      </w:r>
    </w:p>
  </w:endnote>
  <w:endnote w:type="continuationSeparator" w:id="0">
    <w:p w:rsidR="00124587" w:rsidRDefault="00124587" w:rsidP="003D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jaVuSans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41" w:rsidRDefault="00E30141">
    <w:pPr>
      <w:pStyle w:val="Footer"/>
      <w:pBdr>
        <w:top w:val="single" w:sz="4" w:space="1" w:color="D9D9D9" w:themeColor="background1" w:themeShade="D9"/>
      </w:pBdr>
      <w:jc w:val="right"/>
    </w:pPr>
    <w:r>
      <w:rPr>
        <w:rFonts w:ascii="DejaVuSansCondensed" w:eastAsia="Calibri" w:hAnsi="DejaVuSansCondensed" w:cs="DejaVuSansCondensed"/>
        <w:color w:val="4D4D4D"/>
        <w:sz w:val="20"/>
        <w:szCs w:val="20"/>
      </w:rPr>
      <w:t>Copyright © 2020 [</w:t>
    </w:r>
    <w:proofErr w:type="spellStart"/>
    <w:r>
      <w:rPr>
        <w:rFonts w:ascii="DejaVuSansCondensed" w:eastAsia="Calibri" w:hAnsi="DejaVuSansCondensed" w:cs="DejaVuSansCondensed"/>
        <w:color w:val="4D4D4D"/>
        <w:sz w:val="20"/>
        <w:szCs w:val="20"/>
      </w:rPr>
      <w:t>AppViewX</w:t>
    </w:r>
    <w:proofErr w:type="spellEnd"/>
    <w:r>
      <w:rPr>
        <w:rFonts w:ascii="DejaVuSansCondensed" w:eastAsia="Calibri" w:hAnsi="DejaVuSansCondensed" w:cs="DejaVuSansCondensed"/>
        <w:color w:val="4D4D4D"/>
        <w:sz w:val="20"/>
        <w:szCs w:val="20"/>
      </w:rPr>
      <w:t xml:space="preserve">, </w:t>
    </w:r>
    <w:proofErr w:type="spellStart"/>
    <w:r>
      <w:rPr>
        <w:rFonts w:ascii="DejaVuSansCondensed" w:eastAsia="Calibri" w:hAnsi="DejaVuSansCondensed" w:cs="DejaVuSansCondensed"/>
        <w:color w:val="4D4D4D"/>
        <w:sz w:val="20"/>
        <w:szCs w:val="20"/>
      </w:rPr>
      <w:t>Inc</w:t>
    </w:r>
    <w:proofErr w:type="spellEnd"/>
    <w:r>
      <w:rPr>
        <w:rFonts w:ascii="DejaVuSansCondensed" w:eastAsia="Calibri" w:hAnsi="DejaVuSansCondensed" w:cs="DejaVuSansCondensed"/>
        <w:color w:val="4D4D4D"/>
        <w:sz w:val="20"/>
        <w:szCs w:val="20"/>
      </w:rPr>
      <w:t>]</w:t>
    </w:r>
    <w:r>
      <w:rPr>
        <w:rFonts w:ascii="DejaVuSansCondensed" w:eastAsia="Calibri" w:hAnsi="DejaVuSansCondensed" w:cs="DejaVuSansCondensed"/>
        <w:color w:val="4D4D4D"/>
        <w:sz w:val="20"/>
        <w:szCs w:val="20"/>
      </w:rPr>
      <w:tab/>
    </w:r>
    <w:r>
      <w:rPr>
        <w:rFonts w:ascii="DejaVuSansCondensed" w:eastAsia="Calibri" w:hAnsi="DejaVuSansCondensed" w:cs="DejaVuSansCondensed"/>
        <w:color w:val="4D4D4D"/>
        <w:sz w:val="20"/>
        <w:szCs w:val="20"/>
      </w:rPr>
      <w:tab/>
    </w:r>
    <w:r>
      <w:t xml:space="preserve">Page No </w:t>
    </w:r>
    <w:sdt>
      <w:sdtPr>
        <w:id w:val="-15771295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E2A70">
          <w:rPr>
            <w:noProof/>
          </w:rPr>
          <w:t>635</w:t>
        </w:r>
        <w:r>
          <w:rPr>
            <w:noProof/>
          </w:rPr>
          <w:fldChar w:fldCharType="end"/>
        </w:r>
      </w:sdtContent>
    </w:sdt>
  </w:p>
  <w:p w:rsidR="00E30141" w:rsidRDefault="00E301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41" w:rsidRDefault="00E30141" w:rsidP="00E30141">
    <w:pPr>
      <w:pStyle w:val="Footer"/>
      <w:pBdr>
        <w:top w:val="single" w:sz="4" w:space="1" w:color="D9D9D9" w:themeColor="background1" w:themeShade="D9"/>
      </w:pBdr>
      <w:jc w:val="right"/>
    </w:pPr>
    <w:r>
      <w:rPr>
        <w:rFonts w:ascii="DejaVuSansCondensed" w:eastAsia="Calibri" w:hAnsi="DejaVuSansCondensed" w:cs="DejaVuSansCondensed"/>
        <w:color w:val="4D4D4D"/>
        <w:sz w:val="20"/>
        <w:szCs w:val="20"/>
      </w:rPr>
      <w:t>Copyright © 2020 [</w:t>
    </w:r>
    <w:proofErr w:type="spellStart"/>
    <w:r>
      <w:rPr>
        <w:rFonts w:ascii="DejaVuSansCondensed" w:eastAsia="Calibri" w:hAnsi="DejaVuSansCondensed" w:cs="DejaVuSansCondensed"/>
        <w:color w:val="4D4D4D"/>
        <w:sz w:val="20"/>
        <w:szCs w:val="20"/>
      </w:rPr>
      <w:t>AppViewX</w:t>
    </w:r>
    <w:proofErr w:type="spellEnd"/>
    <w:r>
      <w:rPr>
        <w:rFonts w:ascii="DejaVuSansCondensed" w:eastAsia="Calibri" w:hAnsi="DejaVuSansCondensed" w:cs="DejaVuSansCondensed"/>
        <w:color w:val="4D4D4D"/>
        <w:sz w:val="20"/>
        <w:szCs w:val="20"/>
      </w:rPr>
      <w:t xml:space="preserve">, </w:t>
    </w:r>
    <w:proofErr w:type="spellStart"/>
    <w:r>
      <w:rPr>
        <w:rFonts w:ascii="DejaVuSansCondensed" w:eastAsia="Calibri" w:hAnsi="DejaVuSansCondensed" w:cs="DejaVuSansCondensed"/>
        <w:color w:val="4D4D4D"/>
        <w:sz w:val="20"/>
        <w:szCs w:val="20"/>
      </w:rPr>
      <w:t>Inc</w:t>
    </w:r>
    <w:proofErr w:type="spellEnd"/>
    <w:r>
      <w:rPr>
        <w:rFonts w:ascii="DejaVuSansCondensed" w:eastAsia="Calibri" w:hAnsi="DejaVuSansCondensed" w:cs="DejaVuSansCondensed"/>
        <w:color w:val="4D4D4D"/>
        <w:sz w:val="20"/>
        <w:szCs w:val="20"/>
      </w:rPr>
      <w:t>]</w:t>
    </w:r>
    <w:r>
      <w:rPr>
        <w:rFonts w:ascii="DejaVuSansCondensed" w:eastAsia="Calibri" w:hAnsi="DejaVuSansCondensed" w:cs="DejaVuSansCondensed"/>
        <w:color w:val="4D4D4D"/>
        <w:sz w:val="20"/>
        <w:szCs w:val="20"/>
      </w:rPr>
      <w:tab/>
    </w:r>
    <w:r>
      <w:rPr>
        <w:rFonts w:ascii="DejaVuSansCondensed" w:eastAsia="Calibri" w:hAnsi="DejaVuSansCondensed" w:cs="DejaVuSansCondensed"/>
        <w:color w:val="4D4D4D"/>
        <w:sz w:val="20"/>
        <w:szCs w:val="20"/>
      </w:rPr>
      <w:tab/>
    </w:r>
    <w:r>
      <w:t xml:space="preserve">Page No </w:t>
    </w:r>
    <w:sdt>
      <w:sdtPr>
        <w:id w:val="-91724986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E2A70">
          <w:rPr>
            <w:noProof/>
          </w:rPr>
          <w:t>650</w:t>
        </w:r>
        <w:r>
          <w:rPr>
            <w:noProof/>
          </w:rPr>
          <w:fldChar w:fldCharType="end"/>
        </w:r>
      </w:sdtContent>
    </w:sdt>
  </w:p>
  <w:p w:rsidR="00F01BE5" w:rsidRPr="00E30141" w:rsidRDefault="00F01BE5" w:rsidP="00E301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587" w:rsidRDefault="00124587" w:rsidP="003D4D09">
      <w:pPr>
        <w:spacing w:after="0" w:line="240" w:lineRule="auto"/>
      </w:pPr>
      <w:r>
        <w:separator/>
      </w:r>
    </w:p>
  </w:footnote>
  <w:footnote w:type="continuationSeparator" w:id="0">
    <w:p w:rsidR="00124587" w:rsidRDefault="00124587" w:rsidP="003D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E5" w:rsidRDefault="00F01BE5">
    <w:pPr>
      <w:pStyle w:val="Header"/>
      <w:pBdr>
        <w:bottom w:val="single" w:sz="12" w:space="1" w:color="auto"/>
      </w:pBdr>
    </w:pPr>
    <w:r>
      <w:t>AppViewX – Google CA Solution Document</w:t>
    </w:r>
  </w:p>
  <w:p w:rsidR="00F01BE5" w:rsidRDefault="00F01B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E5" w:rsidRPr="00E30141" w:rsidRDefault="00E30141" w:rsidP="00E30141">
    <w:pPr>
      <w:pStyle w:val="Header"/>
      <w:pBdr>
        <w:bottom w:val="single" w:sz="12" w:space="1" w:color="auto"/>
      </w:pBdr>
    </w:pPr>
    <w:proofErr w:type="spellStart"/>
    <w:r>
      <w:t>AppViewX</w:t>
    </w:r>
    <w:proofErr w:type="spellEnd"/>
    <w:r>
      <w:t xml:space="preserve"> – Google CA Solution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4343"/>
    <w:multiLevelType w:val="hybridMultilevel"/>
    <w:tmpl w:val="B3CE6AD6"/>
    <w:lvl w:ilvl="0" w:tplc="18CA48F0">
      <w:numFmt w:val="bullet"/>
      <w:lvlText w:val="•"/>
      <w:lvlJc w:val="left"/>
      <w:pPr>
        <w:ind w:left="358" w:hanging="360"/>
      </w:pPr>
      <w:rPr>
        <w:rFonts w:ascii="Calibri" w:eastAsia="Times New Roman" w:hAnsi="Calibri" w:cs="Calibri"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C107D97"/>
    <w:multiLevelType w:val="hybridMultilevel"/>
    <w:tmpl w:val="C77C80BA"/>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2" w15:restartNumberingAfterBreak="0">
    <w:nsid w:val="0EA32ED4"/>
    <w:multiLevelType w:val="hybridMultilevel"/>
    <w:tmpl w:val="7604DC0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FD93765"/>
    <w:multiLevelType w:val="multilevel"/>
    <w:tmpl w:val="69B0E8C2"/>
    <w:lvl w:ilvl="0">
      <w:start w:val="1"/>
      <w:numFmt w:val="decimal"/>
      <w:lvlText w:val="%1."/>
      <w:lvlJc w:val="left"/>
      <w:pPr>
        <w:ind w:left="720" w:hanging="360"/>
      </w:pPr>
      <w:rPr>
        <w:strike w:val="0"/>
        <w:dstrike w:val="0"/>
        <w:u w:val="none"/>
        <w:effect w:val="none"/>
        <w:vertAlign w:val="baseline"/>
      </w:rPr>
    </w:lvl>
    <w:lvl w:ilvl="1">
      <w:start w:val="1"/>
      <w:numFmt w:val="lowerLetter"/>
      <w:lvlText w:val="%2."/>
      <w:lvlJc w:val="left"/>
      <w:pPr>
        <w:ind w:left="1440" w:hanging="360"/>
      </w:pPr>
      <w:rPr>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4" w15:restartNumberingAfterBreak="0">
    <w:nsid w:val="12AB540A"/>
    <w:multiLevelType w:val="multilevel"/>
    <w:tmpl w:val="49FCC03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13D04426"/>
    <w:multiLevelType w:val="multilevel"/>
    <w:tmpl w:val="5DE80CFA"/>
    <w:lvl w:ilvl="0">
      <w:start w:val="1"/>
      <w:numFmt w:val="decimal"/>
      <w:lvlText w:val="%1."/>
      <w:lvlJc w:val="left"/>
      <w:pPr>
        <w:ind w:left="720" w:hanging="360"/>
      </w:pPr>
      <w:rPr>
        <w:strike w:val="0"/>
        <w:dstrike w:val="0"/>
        <w:u w:val="none"/>
        <w:effect w:val="none"/>
        <w:vertAlign w:val="baseline"/>
      </w:rPr>
    </w:lvl>
    <w:lvl w:ilvl="1">
      <w:start w:val="1"/>
      <w:numFmt w:val="lowerLetter"/>
      <w:lvlText w:val="%2)"/>
      <w:lvlJc w:val="left"/>
      <w:pPr>
        <w:ind w:left="1440" w:hanging="360"/>
      </w:pPr>
      <w:rPr>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6" w15:restartNumberingAfterBreak="0">
    <w:nsid w:val="14EC5E7E"/>
    <w:multiLevelType w:val="multilevel"/>
    <w:tmpl w:val="BC32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83613"/>
    <w:multiLevelType w:val="multilevel"/>
    <w:tmpl w:val="4A32D206"/>
    <w:lvl w:ilvl="0">
      <w:start w:val="1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1719445F"/>
    <w:multiLevelType w:val="multilevel"/>
    <w:tmpl w:val="876A9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746"/>
    <w:multiLevelType w:val="multilevel"/>
    <w:tmpl w:val="3AE239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38749E"/>
    <w:multiLevelType w:val="multilevel"/>
    <w:tmpl w:val="3782D50A"/>
    <w:lvl w:ilvl="0">
      <w:start w:val="1"/>
      <w:numFmt w:val="decimal"/>
      <w:lvlText w:val="%1."/>
      <w:lvlJc w:val="left"/>
      <w:pPr>
        <w:ind w:left="720" w:hanging="360"/>
      </w:pPr>
      <w:rPr>
        <w:strike w:val="0"/>
        <w:dstrike w:val="0"/>
        <w:u w:val="none"/>
        <w:effect w:val="none"/>
        <w:vertAlign w:val="baseline"/>
      </w:rPr>
    </w:lvl>
    <w:lvl w:ilvl="1">
      <w:start w:val="1"/>
      <w:numFmt w:val="lowerLetter"/>
      <w:lvlText w:val="%2."/>
      <w:lvlJc w:val="left"/>
      <w:pPr>
        <w:ind w:left="1440" w:hanging="360"/>
      </w:pPr>
      <w:rPr>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11" w15:restartNumberingAfterBreak="0">
    <w:nsid w:val="1E6701F7"/>
    <w:multiLevelType w:val="hybridMultilevel"/>
    <w:tmpl w:val="08D8A23C"/>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12" w15:restartNumberingAfterBreak="0">
    <w:nsid w:val="21F86566"/>
    <w:multiLevelType w:val="multilevel"/>
    <w:tmpl w:val="BA3AD102"/>
    <w:lvl w:ilvl="0">
      <w:start w:val="1"/>
      <w:numFmt w:val="decimal"/>
      <w:lvlText w:val="%1."/>
      <w:lvlJc w:val="left"/>
      <w:pPr>
        <w:ind w:left="720" w:hanging="360"/>
      </w:pPr>
      <w:rPr>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13" w15:restartNumberingAfterBreak="0">
    <w:nsid w:val="275102A6"/>
    <w:multiLevelType w:val="multilevel"/>
    <w:tmpl w:val="B2A85484"/>
    <w:lvl w:ilvl="0">
      <w:start w:val="1"/>
      <w:numFmt w:val="lowerLetter"/>
      <w:lvlText w:val="%1."/>
      <w:lvlJc w:val="left"/>
      <w:pPr>
        <w:ind w:left="1080" w:hanging="360"/>
      </w:pPr>
      <w:rPr>
        <w:vertAlign w:val="baseline"/>
      </w:rPr>
    </w:lvl>
    <w:lvl w:ilvl="1">
      <w:start w:val="1"/>
      <w:numFmt w:val="decimal"/>
      <w:lvlText w:val="%2."/>
      <w:lvlJc w:val="left"/>
      <w:pPr>
        <w:ind w:left="1800" w:hanging="360"/>
      </w:pPr>
      <w:rPr>
        <w:vertAlign w:val="baseline"/>
      </w:rPr>
    </w:lvl>
    <w:lvl w:ilvl="2">
      <w:start w:val="1"/>
      <w:numFmt w:val="decimal"/>
      <w:lvlText w:val="%3."/>
      <w:lvlJc w:val="left"/>
      <w:pPr>
        <w:ind w:left="2520" w:hanging="360"/>
      </w:pPr>
      <w:rPr>
        <w:vertAlign w:val="baseline"/>
      </w:rPr>
    </w:lvl>
    <w:lvl w:ilvl="3">
      <w:start w:val="1"/>
      <w:numFmt w:val="decimal"/>
      <w:lvlText w:val="%4."/>
      <w:lvlJc w:val="left"/>
      <w:pPr>
        <w:ind w:left="3240" w:hanging="360"/>
      </w:pPr>
      <w:rPr>
        <w:vertAlign w:val="baseline"/>
      </w:rPr>
    </w:lvl>
    <w:lvl w:ilvl="4">
      <w:start w:val="1"/>
      <w:numFmt w:val="decimal"/>
      <w:lvlText w:val="%5."/>
      <w:lvlJc w:val="left"/>
      <w:pPr>
        <w:ind w:left="3960" w:hanging="360"/>
      </w:pPr>
      <w:rPr>
        <w:vertAlign w:val="baseline"/>
      </w:rPr>
    </w:lvl>
    <w:lvl w:ilvl="5">
      <w:start w:val="1"/>
      <w:numFmt w:val="decimal"/>
      <w:lvlText w:val="%6."/>
      <w:lvlJc w:val="left"/>
      <w:pPr>
        <w:ind w:left="4680" w:hanging="360"/>
      </w:pPr>
      <w:rPr>
        <w:vertAlign w:val="baseline"/>
      </w:rPr>
    </w:lvl>
    <w:lvl w:ilvl="6">
      <w:start w:val="1"/>
      <w:numFmt w:val="decimal"/>
      <w:lvlText w:val="%7."/>
      <w:lvlJc w:val="left"/>
      <w:pPr>
        <w:ind w:left="5400" w:hanging="360"/>
      </w:pPr>
      <w:rPr>
        <w:vertAlign w:val="baseline"/>
      </w:rPr>
    </w:lvl>
    <w:lvl w:ilvl="7">
      <w:start w:val="1"/>
      <w:numFmt w:val="decimal"/>
      <w:lvlText w:val="%8."/>
      <w:lvlJc w:val="left"/>
      <w:pPr>
        <w:ind w:left="6120" w:hanging="360"/>
      </w:pPr>
      <w:rPr>
        <w:vertAlign w:val="baseline"/>
      </w:rPr>
    </w:lvl>
    <w:lvl w:ilvl="8">
      <w:start w:val="1"/>
      <w:numFmt w:val="decimal"/>
      <w:lvlText w:val="%9."/>
      <w:lvlJc w:val="left"/>
      <w:pPr>
        <w:ind w:left="6840" w:hanging="360"/>
      </w:pPr>
      <w:rPr>
        <w:vertAlign w:val="baseline"/>
      </w:rPr>
    </w:lvl>
  </w:abstractNum>
  <w:abstractNum w:abstractNumId="14" w15:restartNumberingAfterBreak="0">
    <w:nsid w:val="27FA5D5E"/>
    <w:multiLevelType w:val="multilevel"/>
    <w:tmpl w:val="3F90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F4DA8"/>
    <w:multiLevelType w:val="multilevel"/>
    <w:tmpl w:val="6AEE9E66"/>
    <w:lvl w:ilvl="0">
      <w:start w:val="1"/>
      <w:numFmt w:val="decimal"/>
      <w:lvlText w:val="%1."/>
      <w:lvlJc w:val="left"/>
      <w:pPr>
        <w:ind w:left="720" w:hanging="360"/>
      </w:pPr>
      <w:rPr>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16" w15:restartNumberingAfterBreak="0">
    <w:nsid w:val="30A32491"/>
    <w:multiLevelType w:val="multilevel"/>
    <w:tmpl w:val="EF78889E"/>
    <w:lvl w:ilvl="0">
      <w:start w:val="1"/>
      <w:numFmt w:val="bullet"/>
      <w:lvlText w:val=""/>
      <w:lvlJc w:val="left"/>
      <w:pPr>
        <w:ind w:left="720" w:hanging="360"/>
      </w:pPr>
      <w:rPr>
        <w:rFonts w:ascii="Symbol" w:hAnsi="Symbol" w:hint="default"/>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17" w15:restartNumberingAfterBreak="0">
    <w:nsid w:val="31C21375"/>
    <w:multiLevelType w:val="multilevel"/>
    <w:tmpl w:val="41EED7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C55A7F"/>
    <w:multiLevelType w:val="multilevel"/>
    <w:tmpl w:val="F2904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7C67C4"/>
    <w:multiLevelType w:val="multilevel"/>
    <w:tmpl w:val="49FCC03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0" w15:restartNumberingAfterBreak="0">
    <w:nsid w:val="42161500"/>
    <w:multiLevelType w:val="multilevel"/>
    <w:tmpl w:val="9E54659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1D5F87"/>
    <w:multiLevelType w:val="multilevel"/>
    <w:tmpl w:val="08BC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F31A2"/>
    <w:multiLevelType w:val="multilevel"/>
    <w:tmpl w:val="BA3AD102"/>
    <w:lvl w:ilvl="0">
      <w:start w:val="1"/>
      <w:numFmt w:val="decimal"/>
      <w:lvlText w:val="%1."/>
      <w:lvlJc w:val="left"/>
      <w:pPr>
        <w:ind w:left="720" w:hanging="360"/>
      </w:pPr>
      <w:rPr>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23" w15:restartNumberingAfterBreak="0">
    <w:nsid w:val="4AA72F22"/>
    <w:multiLevelType w:val="multilevel"/>
    <w:tmpl w:val="DBB8AE4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upperRoman"/>
      <w:lvlText w:val="%3."/>
      <w:lvlJc w:val="righ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4" w15:restartNumberingAfterBreak="0">
    <w:nsid w:val="4BB93752"/>
    <w:multiLevelType w:val="multilevel"/>
    <w:tmpl w:val="EF78889E"/>
    <w:lvl w:ilvl="0">
      <w:start w:val="1"/>
      <w:numFmt w:val="bullet"/>
      <w:lvlText w:val=""/>
      <w:lvlJc w:val="left"/>
      <w:pPr>
        <w:ind w:left="720" w:hanging="360"/>
      </w:pPr>
      <w:rPr>
        <w:rFonts w:ascii="Symbol" w:hAnsi="Symbol" w:hint="default"/>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25" w15:restartNumberingAfterBreak="0">
    <w:nsid w:val="5239197A"/>
    <w:multiLevelType w:val="multilevel"/>
    <w:tmpl w:val="16E4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E56993"/>
    <w:multiLevelType w:val="multilevel"/>
    <w:tmpl w:val="E8B6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B3708"/>
    <w:multiLevelType w:val="multilevel"/>
    <w:tmpl w:val="F714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454533"/>
    <w:multiLevelType w:val="multilevel"/>
    <w:tmpl w:val="BA3AD102"/>
    <w:lvl w:ilvl="0">
      <w:start w:val="1"/>
      <w:numFmt w:val="decimal"/>
      <w:lvlText w:val="%1."/>
      <w:lvlJc w:val="left"/>
      <w:pPr>
        <w:ind w:left="720" w:hanging="360"/>
      </w:pPr>
      <w:rPr>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29" w15:restartNumberingAfterBreak="0">
    <w:nsid w:val="588A6308"/>
    <w:multiLevelType w:val="multilevel"/>
    <w:tmpl w:val="69B0E8C2"/>
    <w:lvl w:ilvl="0">
      <w:start w:val="1"/>
      <w:numFmt w:val="decimal"/>
      <w:lvlText w:val="%1."/>
      <w:lvlJc w:val="left"/>
      <w:pPr>
        <w:ind w:left="720" w:hanging="360"/>
      </w:pPr>
      <w:rPr>
        <w:strike w:val="0"/>
        <w:dstrike w:val="0"/>
        <w:u w:val="none"/>
        <w:effect w:val="none"/>
        <w:vertAlign w:val="baseline"/>
      </w:rPr>
    </w:lvl>
    <w:lvl w:ilvl="1">
      <w:start w:val="1"/>
      <w:numFmt w:val="lowerLetter"/>
      <w:lvlText w:val="%2."/>
      <w:lvlJc w:val="left"/>
      <w:pPr>
        <w:ind w:left="1440" w:hanging="360"/>
      </w:pPr>
      <w:rPr>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30" w15:restartNumberingAfterBreak="0">
    <w:nsid w:val="59C52F97"/>
    <w:multiLevelType w:val="multilevel"/>
    <w:tmpl w:val="BA3AD102"/>
    <w:lvl w:ilvl="0">
      <w:start w:val="1"/>
      <w:numFmt w:val="decimal"/>
      <w:lvlText w:val="%1."/>
      <w:lvlJc w:val="left"/>
      <w:pPr>
        <w:ind w:left="720" w:hanging="360"/>
      </w:pPr>
      <w:rPr>
        <w:strike w:val="0"/>
        <w:dstrike w:val="0"/>
        <w:u w:val="none"/>
        <w:effect w:val="none"/>
        <w:vertAlign w:val="baseline"/>
      </w:rPr>
    </w:lvl>
    <w:lvl w:ilvl="1">
      <w:start w:val="1"/>
      <w:numFmt w:val="bullet"/>
      <w:lvlText w:val="●"/>
      <w:lvlJc w:val="left"/>
      <w:pPr>
        <w:ind w:left="1440" w:hanging="360"/>
      </w:pPr>
      <w:rPr>
        <w:rFonts w:ascii="Noto Sans Symbols" w:eastAsia="Noto Sans Symbols" w:hAnsi="Noto Sans Symbols" w:cs="Noto Sans Symbols"/>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31" w15:restartNumberingAfterBreak="0">
    <w:nsid w:val="5C045C6E"/>
    <w:multiLevelType w:val="hybridMultilevel"/>
    <w:tmpl w:val="811236D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FFF08CB"/>
    <w:multiLevelType w:val="hybridMultilevel"/>
    <w:tmpl w:val="08843086"/>
    <w:lvl w:ilvl="0" w:tplc="04090019">
      <w:start w:val="1"/>
      <w:numFmt w:val="lowerLetter"/>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start w:val="1"/>
      <w:numFmt w:val="lowerLetter"/>
      <w:lvlText w:val="%5."/>
      <w:lvlJc w:val="left"/>
      <w:pPr>
        <w:ind w:left="3958" w:hanging="360"/>
      </w:pPr>
    </w:lvl>
    <w:lvl w:ilvl="5" w:tplc="0409001B">
      <w:start w:val="1"/>
      <w:numFmt w:val="lowerRoman"/>
      <w:lvlText w:val="%6."/>
      <w:lvlJc w:val="right"/>
      <w:pPr>
        <w:ind w:left="4678" w:hanging="180"/>
      </w:pPr>
    </w:lvl>
    <w:lvl w:ilvl="6" w:tplc="0409000F">
      <w:start w:val="1"/>
      <w:numFmt w:val="decimal"/>
      <w:lvlText w:val="%7."/>
      <w:lvlJc w:val="left"/>
      <w:pPr>
        <w:ind w:left="5398" w:hanging="360"/>
      </w:pPr>
    </w:lvl>
    <w:lvl w:ilvl="7" w:tplc="04090019">
      <w:start w:val="1"/>
      <w:numFmt w:val="lowerLetter"/>
      <w:lvlText w:val="%8."/>
      <w:lvlJc w:val="left"/>
      <w:pPr>
        <w:ind w:left="6118" w:hanging="360"/>
      </w:pPr>
    </w:lvl>
    <w:lvl w:ilvl="8" w:tplc="0409001B">
      <w:start w:val="1"/>
      <w:numFmt w:val="lowerRoman"/>
      <w:lvlText w:val="%9."/>
      <w:lvlJc w:val="right"/>
      <w:pPr>
        <w:ind w:left="6838" w:hanging="180"/>
      </w:pPr>
    </w:lvl>
  </w:abstractNum>
  <w:abstractNum w:abstractNumId="33" w15:restartNumberingAfterBreak="0">
    <w:nsid w:val="60196D8C"/>
    <w:multiLevelType w:val="multilevel"/>
    <w:tmpl w:val="49FCC03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4" w15:restartNumberingAfterBreak="0">
    <w:nsid w:val="679D3A7F"/>
    <w:multiLevelType w:val="hybridMultilevel"/>
    <w:tmpl w:val="8DEE6F48"/>
    <w:lvl w:ilvl="0" w:tplc="0409000F">
      <w:start w:val="1"/>
      <w:numFmt w:val="decimal"/>
      <w:lvlText w:val="%1."/>
      <w:lvlJc w:val="left"/>
      <w:pPr>
        <w:ind w:left="716" w:hanging="360"/>
      </w:p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35" w15:restartNumberingAfterBreak="0">
    <w:nsid w:val="67F03DE0"/>
    <w:multiLevelType w:val="hybridMultilevel"/>
    <w:tmpl w:val="02CEFC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0F0DE2"/>
    <w:multiLevelType w:val="multilevel"/>
    <w:tmpl w:val="7A4E954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F90BAE"/>
    <w:multiLevelType w:val="hybridMultilevel"/>
    <w:tmpl w:val="2034C692"/>
    <w:lvl w:ilvl="0" w:tplc="04090019">
      <w:start w:val="1"/>
      <w:numFmt w:val="lowerLetter"/>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start w:val="1"/>
      <w:numFmt w:val="lowerLetter"/>
      <w:lvlText w:val="%5."/>
      <w:lvlJc w:val="left"/>
      <w:pPr>
        <w:ind w:left="3958" w:hanging="360"/>
      </w:pPr>
    </w:lvl>
    <w:lvl w:ilvl="5" w:tplc="0409001B">
      <w:start w:val="1"/>
      <w:numFmt w:val="lowerRoman"/>
      <w:lvlText w:val="%6."/>
      <w:lvlJc w:val="right"/>
      <w:pPr>
        <w:ind w:left="4678" w:hanging="180"/>
      </w:pPr>
    </w:lvl>
    <w:lvl w:ilvl="6" w:tplc="0409000F">
      <w:start w:val="1"/>
      <w:numFmt w:val="decimal"/>
      <w:lvlText w:val="%7."/>
      <w:lvlJc w:val="left"/>
      <w:pPr>
        <w:ind w:left="5398" w:hanging="360"/>
      </w:pPr>
    </w:lvl>
    <w:lvl w:ilvl="7" w:tplc="04090019">
      <w:start w:val="1"/>
      <w:numFmt w:val="lowerLetter"/>
      <w:lvlText w:val="%8."/>
      <w:lvlJc w:val="left"/>
      <w:pPr>
        <w:ind w:left="6118" w:hanging="360"/>
      </w:pPr>
    </w:lvl>
    <w:lvl w:ilvl="8" w:tplc="0409001B">
      <w:start w:val="1"/>
      <w:numFmt w:val="lowerRoman"/>
      <w:lvlText w:val="%9."/>
      <w:lvlJc w:val="right"/>
      <w:pPr>
        <w:ind w:left="6838" w:hanging="180"/>
      </w:pPr>
    </w:lvl>
  </w:abstractNum>
  <w:abstractNum w:abstractNumId="38" w15:restartNumberingAfterBreak="0">
    <w:nsid w:val="73A7234D"/>
    <w:multiLevelType w:val="multilevel"/>
    <w:tmpl w:val="3782D50A"/>
    <w:lvl w:ilvl="0">
      <w:start w:val="1"/>
      <w:numFmt w:val="decimal"/>
      <w:lvlText w:val="%1."/>
      <w:lvlJc w:val="left"/>
      <w:pPr>
        <w:ind w:left="720" w:hanging="360"/>
      </w:pPr>
      <w:rPr>
        <w:strike w:val="0"/>
        <w:dstrike w:val="0"/>
        <w:u w:val="none"/>
        <w:effect w:val="none"/>
        <w:vertAlign w:val="baseline"/>
      </w:rPr>
    </w:lvl>
    <w:lvl w:ilvl="1">
      <w:start w:val="1"/>
      <w:numFmt w:val="lowerLetter"/>
      <w:lvlText w:val="%2."/>
      <w:lvlJc w:val="left"/>
      <w:pPr>
        <w:ind w:left="1440" w:hanging="360"/>
      </w:pPr>
      <w:rPr>
        <w:strike w:val="0"/>
        <w:dstrike w:val="0"/>
        <w:u w:val="none"/>
        <w:effect w:val="none"/>
        <w:vertAlign w:val="baseline"/>
      </w:rPr>
    </w:lvl>
    <w:lvl w:ilvl="2">
      <w:start w:val="1"/>
      <w:numFmt w:val="lowerRoman"/>
      <w:lvlText w:val="%3."/>
      <w:lvlJc w:val="right"/>
      <w:pPr>
        <w:ind w:left="2160" w:hanging="360"/>
      </w:pPr>
      <w:rPr>
        <w:strike w:val="0"/>
        <w:dstrike w:val="0"/>
        <w:u w:val="none"/>
        <w:effect w:val="none"/>
        <w:vertAlign w:val="baseline"/>
      </w:rPr>
    </w:lvl>
    <w:lvl w:ilvl="3">
      <w:start w:val="1"/>
      <w:numFmt w:val="decimal"/>
      <w:lvlText w:val="%4."/>
      <w:lvlJc w:val="left"/>
      <w:pPr>
        <w:ind w:left="2880" w:hanging="360"/>
      </w:pPr>
      <w:rPr>
        <w:strike w:val="0"/>
        <w:dstrike w:val="0"/>
        <w:u w:val="none"/>
        <w:effect w:val="none"/>
        <w:vertAlign w:val="baseline"/>
      </w:rPr>
    </w:lvl>
    <w:lvl w:ilvl="4">
      <w:start w:val="1"/>
      <w:numFmt w:val="lowerLetter"/>
      <w:lvlText w:val="%5."/>
      <w:lvlJc w:val="left"/>
      <w:pPr>
        <w:ind w:left="3600" w:hanging="360"/>
      </w:pPr>
      <w:rPr>
        <w:strike w:val="0"/>
        <w:dstrike w:val="0"/>
        <w:u w:val="none"/>
        <w:effect w:val="none"/>
        <w:vertAlign w:val="baseline"/>
      </w:rPr>
    </w:lvl>
    <w:lvl w:ilvl="5">
      <w:start w:val="1"/>
      <w:numFmt w:val="lowerRoman"/>
      <w:lvlText w:val="%6."/>
      <w:lvlJc w:val="right"/>
      <w:pPr>
        <w:ind w:left="4320" w:hanging="360"/>
      </w:pPr>
      <w:rPr>
        <w:strike w:val="0"/>
        <w:dstrike w:val="0"/>
        <w:u w:val="none"/>
        <w:effect w:val="none"/>
        <w:vertAlign w:val="baseline"/>
      </w:rPr>
    </w:lvl>
    <w:lvl w:ilvl="6">
      <w:start w:val="1"/>
      <w:numFmt w:val="decimal"/>
      <w:lvlText w:val="%7."/>
      <w:lvlJc w:val="left"/>
      <w:pPr>
        <w:ind w:left="5040" w:hanging="360"/>
      </w:pPr>
      <w:rPr>
        <w:strike w:val="0"/>
        <w:dstrike w:val="0"/>
        <w:u w:val="none"/>
        <w:effect w:val="none"/>
        <w:vertAlign w:val="baseline"/>
      </w:rPr>
    </w:lvl>
    <w:lvl w:ilvl="7">
      <w:start w:val="1"/>
      <w:numFmt w:val="lowerLetter"/>
      <w:lvlText w:val="%8."/>
      <w:lvlJc w:val="left"/>
      <w:pPr>
        <w:ind w:left="5760" w:hanging="360"/>
      </w:pPr>
      <w:rPr>
        <w:strike w:val="0"/>
        <w:dstrike w:val="0"/>
        <w:u w:val="none"/>
        <w:effect w:val="none"/>
        <w:vertAlign w:val="baseline"/>
      </w:rPr>
    </w:lvl>
    <w:lvl w:ilvl="8">
      <w:start w:val="1"/>
      <w:numFmt w:val="lowerRoman"/>
      <w:lvlText w:val="%9."/>
      <w:lvlJc w:val="right"/>
      <w:pPr>
        <w:ind w:left="6480" w:hanging="360"/>
      </w:pPr>
      <w:rPr>
        <w:strike w:val="0"/>
        <w:dstrike w:val="0"/>
        <w:u w:val="none"/>
        <w:effect w:val="none"/>
        <w:vertAlign w:val="baseline"/>
      </w:rPr>
    </w:lvl>
  </w:abstractNum>
  <w:abstractNum w:abstractNumId="39" w15:restartNumberingAfterBreak="0">
    <w:nsid w:val="772D47B5"/>
    <w:multiLevelType w:val="multilevel"/>
    <w:tmpl w:val="9B6A9EE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0" w15:restartNumberingAfterBreak="0">
    <w:nsid w:val="7A5F72F2"/>
    <w:multiLevelType w:val="hybridMultilevel"/>
    <w:tmpl w:val="2034C692"/>
    <w:lvl w:ilvl="0" w:tplc="04090019">
      <w:start w:val="1"/>
      <w:numFmt w:val="lowerLetter"/>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start w:val="1"/>
      <w:numFmt w:val="lowerLetter"/>
      <w:lvlText w:val="%5."/>
      <w:lvlJc w:val="left"/>
      <w:pPr>
        <w:ind w:left="3958" w:hanging="360"/>
      </w:pPr>
    </w:lvl>
    <w:lvl w:ilvl="5" w:tplc="0409001B">
      <w:start w:val="1"/>
      <w:numFmt w:val="lowerRoman"/>
      <w:lvlText w:val="%6."/>
      <w:lvlJc w:val="right"/>
      <w:pPr>
        <w:ind w:left="4678" w:hanging="180"/>
      </w:pPr>
    </w:lvl>
    <w:lvl w:ilvl="6" w:tplc="0409000F">
      <w:start w:val="1"/>
      <w:numFmt w:val="decimal"/>
      <w:lvlText w:val="%7."/>
      <w:lvlJc w:val="left"/>
      <w:pPr>
        <w:ind w:left="5398" w:hanging="360"/>
      </w:pPr>
    </w:lvl>
    <w:lvl w:ilvl="7" w:tplc="04090019">
      <w:start w:val="1"/>
      <w:numFmt w:val="lowerLetter"/>
      <w:lvlText w:val="%8."/>
      <w:lvlJc w:val="left"/>
      <w:pPr>
        <w:ind w:left="6118" w:hanging="360"/>
      </w:pPr>
    </w:lvl>
    <w:lvl w:ilvl="8" w:tplc="0409001B">
      <w:start w:val="1"/>
      <w:numFmt w:val="lowerRoman"/>
      <w:lvlText w:val="%9."/>
      <w:lvlJc w:val="right"/>
      <w:pPr>
        <w:ind w:left="6838" w:hanging="180"/>
      </w:pPr>
    </w:lvl>
  </w:abstractNum>
  <w:abstractNum w:abstractNumId="41" w15:restartNumberingAfterBreak="0">
    <w:nsid w:val="7BBB0E01"/>
    <w:multiLevelType w:val="multilevel"/>
    <w:tmpl w:val="C6286CB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2" w15:restartNumberingAfterBreak="0">
    <w:nsid w:val="7D086761"/>
    <w:multiLevelType w:val="multilevel"/>
    <w:tmpl w:val="EB027350"/>
    <w:lvl w:ilvl="0">
      <w:start w:val="1"/>
      <w:numFmt w:val="decimal"/>
      <w:lvlText w:val="%1."/>
      <w:lvlJc w:val="left"/>
      <w:pPr>
        <w:ind w:left="720" w:hanging="360"/>
      </w:pPr>
      <w:rPr>
        <w:rFonts w:ascii="Calibri" w:eastAsia="Times New Roman" w:hAnsi="Calibri" w:cs="Times New Roman"/>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3" w15:restartNumberingAfterBreak="0">
    <w:nsid w:val="7D2C5BD5"/>
    <w:multiLevelType w:val="hybridMultilevel"/>
    <w:tmpl w:val="7626F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F6472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3"/>
  </w:num>
  <w:num w:numId="3">
    <w:abstractNumId w:val="43"/>
  </w:num>
  <w:num w:numId="4">
    <w:abstractNumId w:val="1"/>
  </w:num>
  <w:num w:numId="5">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0"/>
  </w:num>
  <w:num w:numId="28">
    <w:abstractNumId w:val="34"/>
  </w:num>
  <w:num w:numId="29">
    <w:abstractNumId w:val="29"/>
  </w:num>
  <w:num w:numId="30">
    <w:abstractNumId w:val="22"/>
  </w:num>
  <w:num w:numId="31">
    <w:abstractNumId w:val="28"/>
  </w:num>
  <w:num w:numId="32">
    <w:abstractNumId w:val="12"/>
  </w:num>
  <w:num w:numId="33">
    <w:abstractNumId w:val="37"/>
  </w:num>
  <w:num w:numId="34">
    <w:abstractNumId w:val="8"/>
  </w:num>
  <w:num w:numId="35">
    <w:abstractNumId w:val="25"/>
  </w:num>
  <w:num w:numId="36">
    <w:abstractNumId w:val="27"/>
  </w:num>
  <w:num w:numId="37">
    <w:abstractNumId w:val="17"/>
    <w:lvlOverride w:ilvl="0">
      <w:lvl w:ilvl="0">
        <w:numFmt w:val="decimal"/>
        <w:lvlText w:val="%1."/>
        <w:lvlJc w:val="left"/>
      </w:lvl>
    </w:lvlOverride>
  </w:num>
  <w:num w:numId="38">
    <w:abstractNumId w:val="17"/>
    <w:lvlOverride w:ilvl="0">
      <w:lvl w:ilvl="0">
        <w:numFmt w:val="decimal"/>
        <w:lvlText w:val="%1."/>
        <w:lvlJc w:val="left"/>
      </w:lvl>
    </w:lvlOverride>
  </w:num>
  <w:num w:numId="39">
    <w:abstractNumId w:val="17"/>
    <w:lvlOverride w:ilvl="0">
      <w:lvl w:ilvl="0">
        <w:numFmt w:val="decimal"/>
        <w:lvlText w:val="%1."/>
        <w:lvlJc w:val="left"/>
      </w:lvl>
    </w:lvlOverride>
  </w:num>
  <w:num w:numId="40">
    <w:abstractNumId w:val="26"/>
  </w:num>
  <w:num w:numId="41">
    <w:abstractNumId w:val="36"/>
    <w:lvlOverride w:ilvl="0">
      <w:lvl w:ilvl="0">
        <w:numFmt w:val="decimal"/>
        <w:lvlText w:val="%1."/>
        <w:lvlJc w:val="left"/>
      </w:lvl>
    </w:lvlOverride>
  </w:num>
  <w:num w:numId="42">
    <w:abstractNumId w:val="36"/>
    <w:lvlOverride w:ilvl="0">
      <w:lvl w:ilvl="0">
        <w:numFmt w:val="decimal"/>
        <w:lvlText w:val="%1."/>
        <w:lvlJc w:val="left"/>
      </w:lvl>
    </w:lvlOverride>
  </w:num>
  <w:num w:numId="43">
    <w:abstractNumId w:val="14"/>
  </w:num>
  <w:num w:numId="44">
    <w:abstractNumId w:val="18"/>
  </w:num>
  <w:num w:numId="45">
    <w:abstractNumId w:val="6"/>
  </w:num>
  <w:num w:numId="46">
    <w:abstractNumId w:val="9"/>
    <w:lvlOverride w:ilvl="0">
      <w:lvl w:ilvl="0">
        <w:numFmt w:val="decimal"/>
        <w:lvlText w:val="%1."/>
        <w:lvlJc w:val="left"/>
      </w:lvl>
    </w:lvlOverride>
  </w:num>
  <w:num w:numId="47">
    <w:abstractNumId w:val="9"/>
    <w:lvlOverride w:ilvl="0">
      <w:lvl w:ilvl="0">
        <w:numFmt w:val="decimal"/>
        <w:lvlText w:val="%1."/>
        <w:lvlJc w:val="left"/>
      </w:lvl>
    </w:lvlOverride>
  </w:num>
  <w:num w:numId="48">
    <w:abstractNumId w:val="21"/>
  </w:num>
  <w:num w:numId="49">
    <w:abstractNumId w:val="20"/>
    <w:lvlOverride w:ilvl="0">
      <w:lvl w:ilvl="0">
        <w:numFmt w:val="decimal"/>
        <w:lvlText w:val="%1."/>
        <w:lvlJc w:val="left"/>
      </w:lvl>
    </w:lvlOverride>
  </w:num>
  <w:num w:numId="50">
    <w:abstractNumId w:val="20"/>
    <w:lvlOverride w:ilvl="0">
      <w:lvl w:ilvl="0">
        <w:numFmt w:val="decimal"/>
        <w:lvlText w:val="%1."/>
        <w:lvlJc w:val="left"/>
      </w:lvl>
    </w:lvlOverride>
  </w:num>
  <w:num w:numId="51">
    <w:abstractNumId w:val="20"/>
    <w:lvlOverride w:ilvl="0">
      <w:lvl w:ilvl="0">
        <w:numFmt w:val="decimal"/>
        <w:lvlText w:val="%1."/>
        <w:lvlJc w:val="left"/>
      </w:lvl>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S0NDQwNzcxNrA0NTJQ0lEKTi0uzszPAykwMq4FAPzxzEItAAAA"/>
  </w:docVars>
  <w:rsids>
    <w:rsidRoot w:val="00C86E0F"/>
    <w:rsid w:val="0000161E"/>
    <w:rsid w:val="00003146"/>
    <w:rsid w:val="00003945"/>
    <w:rsid w:val="00003970"/>
    <w:rsid w:val="00004303"/>
    <w:rsid w:val="00011668"/>
    <w:rsid w:val="00011F17"/>
    <w:rsid w:val="00012561"/>
    <w:rsid w:val="00012EE2"/>
    <w:rsid w:val="00013519"/>
    <w:rsid w:val="00014ECA"/>
    <w:rsid w:val="00015869"/>
    <w:rsid w:val="00016058"/>
    <w:rsid w:val="00020927"/>
    <w:rsid w:val="00022761"/>
    <w:rsid w:val="00022DFD"/>
    <w:rsid w:val="00026B28"/>
    <w:rsid w:val="0003012F"/>
    <w:rsid w:val="00032938"/>
    <w:rsid w:val="00033168"/>
    <w:rsid w:val="00034ADB"/>
    <w:rsid w:val="00034E4F"/>
    <w:rsid w:val="00035F9F"/>
    <w:rsid w:val="00036C09"/>
    <w:rsid w:val="000376D5"/>
    <w:rsid w:val="00040205"/>
    <w:rsid w:val="00040A5B"/>
    <w:rsid w:val="00040CF0"/>
    <w:rsid w:val="00043606"/>
    <w:rsid w:val="00045FA8"/>
    <w:rsid w:val="00051B2F"/>
    <w:rsid w:val="00052027"/>
    <w:rsid w:val="00053F3C"/>
    <w:rsid w:val="00054BC1"/>
    <w:rsid w:val="00055269"/>
    <w:rsid w:val="00055B73"/>
    <w:rsid w:val="000628E5"/>
    <w:rsid w:val="000629E9"/>
    <w:rsid w:val="00067452"/>
    <w:rsid w:val="00071FAB"/>
    <w:rsid w:val="00072476"/>
    <w:rsid w:val="00072640"/>
    <w:rsid w:val="00072B3A"/>
    <w:rsid w:val="000748CD"/>
    <w:rsid w:val="000770FD"/>
    <w:rsid w:val="00077D1A"/>
    <w:rsid w:val="00077F07"/>
    <w:rsid w:val="00081CDD"/>
    <w:rsid w:val="00083852"/>
    <w:rsid w:val="00083A00"/>
    <w:rsid w:val="000845D1"/>
    <w:rsid w:val="00085512"/>
    <w:rsid w:val="0008600B"/>
    <w:rsid w:val="00087603"/>
    <w:rsid w:val="00090418"/>
    <w:rsid w:val="0009229C"/>
    <w:rsid w:val="00094F21"/>
    <w:rsid w:val="000A2601"/>
    <w:rsid w:val="000A3182"/>
    <w:rsid w:val="000A7265"/>
    <w:rsid w:val="000A7BE1"/>
    <w:rsid w:val="000B0776"/>
    <w:rsid w:val="000B3C0D"/>
    <w:rsid w:val="000B5EF5"/>
    <w:rsid w:val="000C323F"/>
    <w:rsid w:val="000C72CC"/>
    <w:rsid w:val="000D0820"/>
    <w:rsid w:val="000D08C6"/>
    <w:rsid w:val="000D436A"/>
    <w:rsid w:val="000E3442"/>
    <w:rsid w:val="000E4500"/>
    <w:rsid w:val="000E6796"/>
    <w:rsid w:val="000E770D"/>
    <w:rsid w:val="000F1100"/>
    <w:rsid w:val="000F32C8"/>
    <w:rsid w:val="000F40FC"/>
    <w:rsid w:val="000F52DF"/>
    <w:rsid w:val="000F5377"/>
    <w:rsid w:val="000F642B"/>
    <w:rsid w:val="0010284D"/>
    <w:rsid w:val="00102CA0"/>
    <w:rsid w:val="001044C9"/>
    <w:rsid w:val="001056A2"/>
    <w:rsid w:val="0010766F"/>
    <w:rsid w:val="00111055"/>
    <w:rsid w:val="00111405"/>
    <w:rsid w:val="001123C7"/>
    <w:rsid w:val="00113214"/>
    <w:rsid w:val="00114821"/>
    <w:rsid w:val="00115E4F"/>
    <w:rsid w:val="00116CFC"/>
    <w:rsid w:val="00120C67"/>
    <w:rsid w:val="00123535"/>
    <w:rsid w:val="00123AC7"/>
    <w:rsid w:val="00124587"/>
    <w:rsid w:val="00126FB8"/>
    <w:rsid w:val="00130718"/>
    <w:rsid w:val="0013078F"/>
    <w:rsid w:val="0013276E"/>
    <w:rsid w:val="0013278F"/>
    <w:rsid w:val="001348F6"/>
    <w:rsid w:val="00140981"/>
    <w:rsid w:val="00141347"/>
    <w:rsid w:val="001437EB"/>
    <w:rsid w:val="00144503"/>
    <w:rsid w:val="001448E1"/>
    <w:rsid w:val="001479EC"/>
    <w:rsid w:val="00152875"/>
    <w:rsid w:val="00152DD6"/>
    <w:rsid w:val="001543CD"/>
    <w:rsid w:val="00154A7B"/>
    <w:rsid w:val="00154D23"/>
    <w:rsid w:val="00156252"/>
    <w:rsid w:val="0015647C"/>
    <w:rsid w:val="0015714B"/>
    <w:rsid w:val="00157933"/>
    <w:rsid w:val="001614B8"/>
    <w:rsid w:val="00164831"/>
    <w:rsid w:val="00170C61"/>
    <w:rsid w:val="00172060"/>
    <w:rsid w:val="00172272"/>
    <w:rsid w:val="00177241"/>
    <w:rsid w:val="00177CDB"/>
    <w:rsid w:val="001810F9"/>
    <w:rsid w:val="00181797"/>
    <w:rsid w:val="00191EDF"/>
    <w:rsid w:val="00192403"/>
    <w:rsid w:val="00193AAE"/>
    <w:rsid w:val="00194E35"/>
    <w:rsid w:val="00195033"/>
    <w:rsid w:val="00197B7E"/>
    <w:rsid w:val="001A0737"/>
    <w:rsid w:val="001A4A6A"/>
    <w:rsid w:val="001A7EBB"/>
    <w:rsid w:val="001B29DE"/>
    <w:rsid w:val="001B7AE4"/>
    <w:rsid w:val="001C0D63"/>
    <w:rsid w:val="001C2561"/>
    <w:rsid w:val="001C2BFF"/>
    <w:rsid w:val="001C3CB9"/>
    <w:rsid w:val="001C62B0"/>
    <w:rsid w:val="001D05C8"/>
    <w:rsid w:val="001D0617"/>
    <w:rsid w:val="001D0744"/>
    <w:rsid w:val="001D12C6"/>
    <w:rsid w:val="001D728C"/>
    <w:rsid w:val="001E146F"/>
    <w:rsid w:val="001E271E"/>
    <w:rsid w:val="001E357A"/>
    <w:rsid w:val="001E3ADB"/>
    <w:rsid w:val="001E6F2F"/>
    <w:rsid w:val="001F1051"/>
    <w:rsid w:val="001F1F82"/>
    <w:rsid w:val="001F57A1"/>
    <w:rsid w:val="001F690A"/>
    <w:rsid w:val="001F7DCF"/>
    <w:rsid w:val="00200CAE"/>
    <w:rsid w:val="00205AE2"/>
    <w:rsid w:val="00206783"/>
    <w:rsid w:val="002067A1"/>
    <w:rsid w:val="0020747A"/>
    <w:rsid w:val="00211047"/>
    <w:rsid w:val="00213409"/>
    <w:rsid w:val="002174D5"/>
    <w:rsid w:val="00220536"/>
    <w:rsid w:val="00222C47"/>
    <w:rsid w:val="0022331F"/>
    <w:rsid w:val="00223CC8"/>
    <w:rsid w:val="00224B8E"/>
    <w:rsid w:val="002265D5"/>
    <w:rsid w:val="002269AA"/>
    <w:rsid w:val="00226C3D"/>
    <w:rsid w:val="00231986"/>
    <w:rsid w:val="00231DE0"/>
    <w:rsid w:val="0023314E"/>
    <w:rsid w:val="002356BD"/>
    <w:rsid w:val="00240787"/>
    <w:rsid w:val="00241A83"/>
    <w:rsid w:val="00243AE4"/>
    <w:rsid w:val="002447E4"/>
    <w:rsid w:val="00251DAF"/>
    <w:rsid w:val="002525C9"/>
    <w:rsid w:val="002526AF"/>
    <w:rsid w:val="002539BF"/>
    <w:rsid w:val="00254C11"/>
    <w:rsid w:val="00256CE3"/>
    <w:rsid w:val="002572C7"/>
    <w:rsid w:val="00263AA6"/>
    <w:rsid w:val="00263DAB"/>
    <w:rsid w:val="00263E61"/>
    <w:rsid w:val="00265224"/>
    <w:rsid w:val="002678F2"/>
    <w:rsid w:val="00273BA8"/>
    <w:rsid w:val="002756AB"/>
    <w:rsid w:val="00275F34"/>
    <w:rsid w:val="00276FDA"/>
    <w:rsid w:val="0028037A"/>
    <w:rsid w:val="002831D0"/>
    <w:rsid w:val="0028618C"/>
    <w:rsid w:val="00286850"/>
    <w:rsid w:val="002909D7"/>
    <w:rsid w:val="0029267D"/>
    <w:rsid w:val="00292760"/>
    <w:rsid w:val="00292DDB"/>
    <w:rsid w:val="00295CC5"/>
    <w:rsid w:val="00296931"/>
    <w:rsid w:val="002A26C5"/>
    <w:rsid w:val="002A453C"/>
    <w:rsid w:val="002B0413"/>
    <w:rsid w:val="002B15B3"/>
    <w:rsid w:val="002B15EA"/>
    <w:rsid w:val="002B1B0C"/>
    <w:rsid w:val="002B2141"/>
    <w:rsid w:val="002B4AF0"/>
    <w:rsid w:val="002B6824"/>
    <w:rsid w:val="002B76B1"/>
    <w:rsid w:val="002C1B11"/>
    <w:rsid w:val="002C269D"/>
    <w:rsid w:val="002C32D9"/>
    <w:rsid w:val="002C6291"/>
    <w:rsid w:val="002D002E"/>
    <w:rsid w:val="002D1C9C"/>
    <w:rsid w:val="002D2717"/>
    <w:rsid w:val="002D33DD"/>
    <w:rsid w:val="002D6FFD"/>
    <w:rsid w:val="002E1861"/>
    <w:rsid w:val="002E2A70"/>
    <w:rsid w:val="002E46F5"/>
    <w:rsid w:val="002E4F3D"/>
    <w:rsid w:val="002F35EB"/>
    <w:rsid w:val="002F70FE"/>
    <w:rsid w:val="0030304E"/>
    <w:rsid w:val="0031234E"/>
    <w:rsid w:val="00313B0E"/>
    <w:rsid w:val="00315893"/>
    <w:rsid w:val="0032161F"/>
    <w:rsid w:val="00322E92"/>
    <w:rsid w:val="00327DE0"/>
    <w:rsid w:val="00327FD0"/>
    <w:rsid w:val="00334289"/>
    <w:rsid w:val="00334487"/>
    <w:rsid w:val="00334790"/>
    <w:rsid w:val="0033492D"/>
    <w:rsid w:val="0034042A"/>
    <w:rsid w:val="00340D05"/>
    <w:rsid w:val="00341D19"/>
    <w:rsid w:val="003446AF"/>
    <w:rsid w:val="003460E8"/>
    <w:rsid w:val="00350DAE"/>
    <w:rsid w:val="00352F49"/>
    <w:rsid w:val="0035625F"/>
    <w:rsid w:val="00362A9A"/>
    <w:rsid w:val="00365823"/>
    <w:rsid w:val="00374BA2"/>
    <w:rsid w:val="00375B2A"/>
    <w:rsid w:val="00375ED3"/>
    <w:rsid w:val="003763B3"/>
    <w:rsid w:val="003771EE"/>
    <w:rsid w:val="003803DB"/>
    <w:rsid w:val="00380500"/>
    <w:rsid w:val="00382827"/>
    <w:rsid w:val="00382E56"/>
    <w:rsid w:val="00383041"/>
    <w:rsid w:val="00384322"/>
    <w:rsid w:val="00384860"/>
    <w:rsid w:val="00391056"/>
    <w:rsid w:val="003A03A7"/>
    <w:rsid w:val="003A1995"/>
    <w:rsid w:val="003A4265"/>
    <w:rsid w:val="003A4604"/>
    <w:rsid w:val="003A51A2"/>
    <w:rsid w:val="003B0E77"/>
    <w:rsid w:val="003B3285"/>
    <w:rsid w:val="003B37A9"/>
    <w:rsid w:val="003B3D53"/>
    <w:rsid w:val="003B56A2"/>
    <w:rsid w:val="003B626E"/>
    <w:rsid w:val="003B675F"/>
    <w:rsid w:val="003C17B3"/>
    <w:rsid w:val="003C5044"/>
    <w:rsid w:val="003D2ACE"/>
    <w:rsid w:val="003D2B84"/>
    <w:rsid w:val="003D3E23"/>
    <w:rsid w:val="003D41DE"/>
    <w:rsid w:val="003D4D09"/>
    <w:rsid w:val="003D4DCB"/>
    <w:rsid w:val="003D6253"/>
    <w:rsid w:val="003D756E"/>
    <w:rsid w:val="003D7A67"/>
    <w:rsid w:val="003D7DD2"/>
    <w:rsid w:val="003E30FF"/>
    <w:rsid w:val="003E3854"/>
    <w:rsid w:val="003E4BED"/>
    <w:rsid w:val="003E5556"/>
    <w:rsid w:val="003E77E5"/>
    <w:rsid w:val="003F0F35"/>
    <w:rsid w:val="003F1390"/>
    <w:rsid w:val="003F563E"/>
    <w:rsid w:val="004007A5"/>
    <w:rsid w:val="00401754"/>
    <w:rsid w:val="00405BB9"/>
    <w:rsid w:val="00405D3D"/>
    <w:rsid w:val="00405F56"/>
    <w:rsid w:val="0041041A"/>
    <w:rsid w:val="004129EC"/>
    <w:rsid w:val="004174E7"/>
    <w:rsid w:val="00417BF8"/>
    <w:rsid w:val="0042225A"/>
    <w:rsid w:val="004223B8"/>
    <w:rsid w:val="00422E0E"/>
    <w:rsid w:val="00422F00"/>
    <w:rsid w:val="00424315"/>
    <w:rsid w:val="00426CE3"/>
    <w:rsid w:val="00426D6C"/>
    <w:rsid w:val="00434213"/>
    <w:rsid w:val="004377B8"/>
    <w:rsid w:val="004419E8"/>
    <w:rsid w:val="004426B7"/>
    <w:rsid w:val="004432A0"/>
    <w:rsid w:val="00443944"/>
    <w:rsid w:val="00443BA9"/>
    <w:rsid w:val="004443F6"/>
    <w:rsid w:val="0044607C"/>
    <w:rsid w:val="00446958"/>
    <w:rsid w:val="0045183D"/>
    <w:rsid w:val="0045193B"/>
    <w:rsid w:val="00454CC5"/>
    <w:rsid w:val="004612A9"/>
    <w:rsid w:val="00464C49"/>
    <w:rsid w:val="00467180"/>
    <w:rsid w:val="0047033D"/>
    <w:rsid w:val="004724B2"/>
    <w:rsid w:val="00474C58"/>
    <w:rsid w:val="00477944"/>
    <w:rsid w:val="00480615"/>
    <w:rsid w:val="0048758E"/>
    <w:rsid w:val="004A5286"/>
    <w:rsid w:val="004A56F9"/>
    <w:rsid w:val="004A68F7"/>
    <w:rsid w:val="004B48E8"/>
    <w:rsid w:val="004B52B6"/>
    <w:rsid w:val="004B7CE8"/>
    <w:rsid w:val="004C1940"/>
    <w:rsid w:val="004C3D2A"/>
    <w:rsid w:val="004C6A29"/>
    <w:rsid w:val="004D0E0A"/>
    <w:rsid w:val="004D26CF"/>
    <w:rsid w:val="004D6377"/>
    <w:rsid w:val="004D6F0B"/>
    <w:rsid w:val="004E1E0B"/>
    <w:rsid w:val="004E2AAC"/>
    <w:rsid w:val="004E4490"/>
    <w:rsid w:val="004F0292"/>
    <w:rsid w:val="004F1765"/>
    <w:rsid w:val="004F1E38"/>
    <w:rsid w:val="004F3A92"/>
    <w:rsid w:val="004F3F5D"/>
    <w:rsid w:val="004F466C"/>
    <w:rsid w:val="004F46A2"/>
    <w:rsid w:val="004F4E9B"/>
    <w:rsid w:val="004F5FB3"/>
    <w:rsid w:val="004F68FE"/>
    <w:rsid w:val="004F73FF"/>
    <w:rsid w:val="005003A5"/>
    <w:rsid w:val="005029D8"/>
    <w:rsid w:val="005030B6"/>
    <w:rsid w:val="005030B7"/>
    <w:rsid w:val="00503438"/>
    <w:rsid w:val="005104D4"/>
    <w:rsid w:val="005108A2"/>
    <w:rsid w:val="00511E66"/>
    <w:rsid w:val="00512A5B"/>
    <w:rsid w:val="00513E6B"/>
    <w:rsid w:val="005158A6"/>
    <w:rsid w:val="00521045"/>
    <w:rsid w:val="00526673"/>
    <w:rsid w:val="00530DFF"/>
    <w:rsid w:val="00532321"/>
    <w:rsid w:val="005329E0"/>
    <w:rsid w:val="005342EA"/>
    <w:rsid w:val="00534DC8"/>
    <w:rsid w:val="0053556D"/>
    <w:rsid w:val="0053655F"/>
    <w:rsid w:val="00540EBE"/>
    <w:rsid w:val="00541494"/>
    <w:rsid w:val="005415EB"/>
    <w:rsid w:val="00545297"/>
    <w:rsid w:val="00545316"/>
    <w:rsid w:val="00545598"/>
    <w:rsid w:val="00547CC2"/>
    <w:rsid w:val="0055105F"/>
    <w:rsid w:val="005511AD"/>
    <w:rsid w:val="0055256E"/>
    <w:rsid w:val="00554C00"/>
    <w:rsid w:val="0056163D"/>
    <w:rsid w:val="00565685"/>
    <w:rsid w:val="00565DDF"/>
    <w:rsid w:val="00566AB7"/>
    <w:rsid w:val="00570209"/>
    <w:rsid w:val="00572DAC"/>
    <w:rsid w:val="00573745"/>
    <w:rsid w:val="00574878"/>
    <w:rsid w:val="0057681E"/>
    <w:rsid w:val="005836EA"/>
    <w:rsid w:val="005843A0"/>
    <w:rsid w:val="00587237"/>
    <w:rsid w:val="005900D9"/>
    <w:rsid w:val="00590A67"/>
    <w:rsid w:val="00590E4C"/>
    <w:rsid w:val="005917BA"/>
    <w:rsid w:val="005939C9"/>
    <w:rsid w:val="0059488A"/>
    <w:rsid w:val="00594C52"/>
    <w:rsid w:val="00594DCF"/>
    <w:rsid w:val="005A1A58"/>
    <w:rsid w:val="005A36C9"/>
    <w:rsid w:val="005A7C36"/>
    <w:rsid w:val="005B37C2"/>
    <w:rsid w:val="005B7928"/>
    <w:rsid w:val="005C0AC3"/>
    <w:rsid w:val="005C0FB3"/>
    <w:rsid w:val="005C1A4F"/>
    <w:rsid w:val="005C1F50"/>
    <w:rsid w:val="005C282E"/>
    <w:rsid w:val="005C59B9"/>
    <w:rsid w:val="005C60F4"/>
    <w:rsid w:val="005D0668"/>
    <w:rsid w:val="005D3ABE"/>
    <w:rsid w:val="005D41A8"/>
    <w:rsid w:val="005D7073"/>
    <w:rsid w:val="005F1BB3"/>
    <w:rsid w:val="005F3D20"/>
    <w:rsid w:val="005F4561"/>
    <w:rsid w:val="005F47C5"/>
    <w:rsid w:val="00600BF2"/>
    <w:rsid w:val="00602806"/>
    <w:rsid w:val="00604642"/>
    <w:rsid w:val="00605C72"/>
    <w:rsid w:val="0060747A"/>
    <w:rsid w:val="00607A2B"/>
    <w:rsid w:val="00610201"/>
    <w:rsid w:val="006125C7"/>
    <w:rsid w:val="006127E8"/>
    <w:rsid w:val="00612861"/>
    <w:rsid w:val="00615C79"/>
    <w:rsid w:val="006171EC"/>
    <w:rsid w:val="00620945"/>
    <w:rsid w:val="00621202"/>
    <w:rsid w:val="006221E0"/>
    <w:rsid w:val="006271BA"/>
    <w:rsid w:val="00627E23"/>
    <w:rsid w:val="00630FDF"/>
    <w:rsid w:val="0063276D"/>
    <w:rsid w:val="00635D13"/>
    <w:rsid w:val="006369A9"/>
    <w:rsid w:val="00644A54"/>
    <w:rsid w:val="00646C34"/>
    <w:rsid w:val="0065447B"/>
    <w:rsid w:val="006548D4"/>
    <w:rsid w:val="00654B69"/>
    <w:rsid w:val="00655483"/>
    <w:rsid w:val="0065761E"/>
    <w:rsid w:val="00662425"/>
    <w:rsid w:val="006631FF"/>
    <w:rsid w:val="00663B4A"/>
    <w:rsid w:val="00663CEE"/>
    <w:rsid w:val="00664BEE"/>
    <w:rsid w:val="0066503A"/>
    <w:rsid w:val="00670FBF"/>
    <w:rsid w:val="006739F3"/>
    <w:rsid w:val="00676746"/>
    <w:rsid w:val="00680FAD"/>
    <w:rsid w:val="00682448"/>
    <w:rsid w:val="00683899"/>
    <w:rsid w:val="006858AF"/>
    <w:rsid w:val="00686561"/>
    <w:rsid w:val="00691306"/>
    <w:rsid w:val="00692381"/>
    <w:rsid w:val="0069348A"/>
    <w:rsid w:val="00694CF3"/>
    <w:rsid w:val="00695A15"/>
    <w:rsid w:val="006A0A5C"/>
    <w:rsid w:val="006A4481"/>
    <w:rsid w:val="006B0739"/>
    <w:rsid w:val="006B2962"/>
    <w:rsid w:val="006B382E"/>
    <w:rsid w:val="006B47CB"/>
    <w:rsid w:val="006B4909"/>
    <w:rsid w:val="006B6EA4"/>
    <w:rsid w:val="006B77A9"/>
    <w:rsid w:val="006B7F8D"/>
    <w:rsid w:val="006C0BAE"/>
    <w:rsid w:val="006C36D5"/>
    <w:rsid w:val="006C6129"/>
    <w:rsid w:val="006C7A47"/>
    <w:rsid w:val="006D1BCC"/>
    <w:rsid w:val="006D2E0D"/>
    <w:rsid w:val="006D557B"/>
    <w:rsid w:val="006D7F16"/>
    <w:rsid w:val="006E195E"/>
    <w:rsid w:val="006E1A17"/>
    <w:rsid w:val="006E487D"/>
    <w:rsid w:val="006E4BEA"/>
    <w:rsid w:val="006E6938"/>
    <w:rsid w:val="006E70AD"/>
    <w:rsid w:val="006F2CCF"/>
    <w:rsid w:val="006F43CD"/>
    <w:rsid w:val="006F682D"/>
    <w:rsid w:val="006F7156"/>
    <w:rsid w:val="006F7D24"/>
    <w:rsid w:val="00702876"/>
    <w:rsid w:val="00702A87"/>
    <w:rsid w:val="0070316F"/>
    <w:rsid w:val="0070334E"/>
    <w:rsid w:val="00704458"/>
    <w:rsid w:val="00704577"/>
    <w:rsid w:val="00705A6A"/>
    <w:rsid w:val="00705DD4"/>
    <w:rsid w:val="0071057D"/>
    <w:rsid w:val="00712B6B"/>
    <w:rsid w:val="0071468F"/>
    <w:rsid w:val="00720546"/>
    <w:rsid w:val="00726572"/>
    <w:rsid w:val="00731435"/>
    <w:rsid w:val="00731BFB"/>
    <w:rsid w:val="0073605D"/>
    <w:rsid w:val="007431F3"/>
    <w:rsid w:val="00743425"/>
    <w:rsid w:val="00744457"/>
    <w:rsid w:val="00747BFA"/>
    <w:rsid w:val="00752B4B"/>
    <w:rsid w:val="00756026"/>
    <w:rsid w:val="00757012"/>
    <w:rsid w:val="00757F03"/>
    <w:rsid w:val="0076002F"/>
    <w:rsid w:val="00763E42"/>
    <w:rsid w:val="00774F48"/>
    <w:rsid w:val="00775D9F"/>
    <w:rsid w:val="007762CF"/>
    <w:rsid w:val="00776FE4"/>
    <w:rsid w:val="007807B2"/>
    <w:rsid w:val="00782C56"/>
    <w:rsid w:val="00784167"/>
    <w:rsid w:val="00787D60"/>
    <w:rsid w:val="00787FA0"/>
    <w:rsid w:val="00790A40"/>
    <w:rsid w:val="00793184"/>
    <w:rsid w:val="00793A9B"/>
    <w:rsid w:val="007974A1"/>
    <w:rsid w:val="007A23F5"/>
    <w:rsid w:val="007A6096"/>
    <w:rsid w:val="007A7A3C"/>
    <w:rsid w:val="007B0328"/>
    <w:rsid w:val="007B3259"/>
    <w:rsid w:val="007B616B"/>
    <w:rsid w:val="007C436B"/>
    <w:rsid w:val="007C534F"/>
    <w:rsid w:val="007C5543"/>
    <w:rsid w:val="007C5E4C"/>
    <w:rsid w:val="007C654B"/>
    <w:rsid w:val="007C7489"/>
    <w:rsid w:val="007C756B"/>
    <w:rsid w:val="007D03CC"/>
    <w:rsid w:val="007D04BC"/>
    <w:rsid w:val="007D1472"/>
    <w:rsid w:val="007D39B7"/>
    <w:rsid w:val="007D4076"/>
    <w:rsid w:val="007D4FBD"/>
    <w:rsid w:val="007E0FA2"/>
    <w:rsid w:val="007E1766"/>
    <w:rsid w:val="007E2717"/>
    <w:rsid w:val="007E74D7"/>
    <w:rsid w:val="007E7A48"/>
    <w:rsid w:val="007F023B"/>
    <w:rsid w:val="007F5733"/>
    <w:rsid w:val="008006C7"/>
    <w:rsid w:val="00802512"/>
    <w:rsid w:val="0080399B"/>
    <w:rsid w:val="008118F0"/>
    <w:rsid w:val="00811A09"/>
    <w:rsid w:val="00811B28"/>
    <w:rsid w:val="00811EA5"/>
    <w:rsid w:val="00815316"/>
    <w:rsid w:val="00815650"/>
    <w:rsid w:val="00820C4B"/>
    <w:rsid w:val="00821606"/>
    <w:rsid w:val="00823F4F"/>
    <w:rsid w:val="0082513C"/>
    <w:rsid w:val="0082758A"/>
    <w:rsid w:val="008278BC"/>
    <w:rsid w:val="00833EC2"/>
    <w:rsid w:val="00840E57"/>
    <w:rsid w:val="008427A6"/>
    <w:rsid w:val="00850A0A"/>
    <w:rsid w:val="00854A79"/>
    <w:rsid w:val="00855694"/>
    <w:rsid w:val="00855877"/>
    <w:rsid w:val="008617EF"/>
    <w:rsid w:val="008627CC"/>
    <w:rsid w:val="00862909"/>
    <w:rsid w:val="00863E3E"/>
    <w:rsid w:val="00867C7C"/>
    <w:rsid w:val="008718F0"/>
    <w:rsid w:val="00875235"/>
    <w:rsid w:val="00875578"/>
    <w:rsid w:val="00881B90"/>
    <w:rsid w:val="008836AA"/>
    <w:rsid w:val="00884F03"/>
    <w:rsid w:val="00885E3C"/>
    <w:rsid w:val="00886E45"/>
    <w:rsid w:val="00887B1A"/>
    <w:rsid w:val="00893363"/>
    <w:rsid w:val="00894613"/>
    <w:rsid w:val="008A19DD"/>
    <w:rsid w:val="008A1B3A"/>
    <w:rsid w:val="008A2387"/>
    <w:rsid w:val="008A6B6A"/>
    <w:rsid w:val="008B2220"/>
    <w:rsid w:val="008B42F5"/>
    <w:rsid w:val="008B4B56"/>
    <w:rsid w:val="008B7907"/>
    <w:rsid w:val="008B7E24"/>
    <w:rsid w:val="008C3C70"/>
    <w:rsid w:val="008C72D0"/>
    <w:rsid w:val="008D0140"/>
    <w:rsid w:val="008D0835"/>
    <w:rsid w:val="008D0F7F"/>
    <w:rsid w:val="008D1D75"/>
    <w:rsid w:val="008D2411"/>
    <w:rsid w:val="008D520D"/>
    <w:rsid w:val="008D6B94"/>
    <w:rsid w:val="008D741E"/>
    <w:rsid w:val="008E1075"/>
    <w:rsid w:val="008E12C5"/>
    <w:rsid w:val="008E29DD"/>
    <w:rsid w:val="008E2D7F"/>
    <w:rsid w:val="008E3162"/>
    <w:rsid w:val="008E5019"/>
    <w:rsid w:val="008E5E44"/>
    <w:rsid w:val="008F109D"/>
    <w:rsid w:val="008F22CB"/>
    <w:rsid w:val="008F4D91"/>
    <w:rsid w:val="00900012"/>
    <w:rsid w:val="009035F2"/>
    <w:rsid w:val="00903B2D"/>
    <w:rsid w:val="0090570E"/>
    <w:rsid w:val="00905832"/>
    <w:rsid w:val="0090616F"/>
    <w:rsid w:val="00912375"/>
    <w:rsid w:val="00912AF1"/>
    <w:rsid w:val="00914E5E"/>
    <w:rsid w:val="009224A2"/>
    <w:rsid w:val="00923ECF"/>
    <w:rsid w:val="00933C05"/>
    <w:rsid w:val="00933E7D"/>
    <w:rsid w:val="00936DFD"/>
    <w:rsid w:val="0094192E"/>
    <w:rsid w:val="00941F72"/>
    <w:rsid w:val="0094354C"/>
    <w:rsid w:val="00943F78"/>
    <w:rsid w:val="00947AFA"/>
    <w:rsid w:val="009522A0"/>
    <w:rsid w:val="00952E8E"/>
    <w:rsid w:val="00953E81"/>
    <w:rsid w:val="00954749"/>
    <w:rsid w:val="00957826"/>
    <w:rsid w:val="00966365"/>
    <w:rsid w:val="00970581"/>
    <w:rsid w:val="0097149B"/>
    <w:rsid w:val="009716EE"/>
    <w:rsid w:val="00971AA7"/>
    <w:rsid w:val="00971B18"/>
    <w:rsid w:val="00975522"/>
    <w:rsid w:val="00980165"/>
    <w:rsid w:val="009835AE"/>
    <w:rsid w:val="00985C94"/>
    <w:rsid w:val="009864B0"/>
    <w:rsid w:val="009874F0"/>
    <w:rsid w:val="0099045C"/>
    <w:rsid w:val="00991B97"/>
    <w:rsid w:val="00993145"/>
    <w:rsid w:val="00993C51"/>
    <w:rsid w:val="00997B7B"/>
    <w:rsid w:val="009A0998"/>
    <w:rsid w:val="009A41CF"/>
    <w:rsid w:val="009A4ADA"/>
    <w:rsid w:val="009A5C28"/>
    <w:rsid w:val="009B01E9"/>
    <w:rsid w:val="009B2106"/>
    <w:rsid w:val="009B36CA"/>
    <w:rsid w:val="009B39D1"/>
    <w:rsid w:val="009B3DB7"/>
    <w:rsid w:val="009C649D"/>
    <w:rsid w:val="009C6882"/>
    <w:rsid w:val="009D1081"/>
    <w:rsid w:val="009D1FED"/>
    <w:rsid w:val="009D2300"/>
    <w:rsid w:val="009D5D7B"/>
    <w:rsid w:val="009D691D"/>
    <w:rsid w:val="009E1FEB"/>
    <w:rsid w:val="009E3822"/>
    <w:rsid w:val="009E6476"/>
    <w:rsid w:val="009F1878"/>
    <w:rsid w:val="009F2D25"/>
    <w:rsid w:val="009F48AC"/>
    <w:rsid w:val="009F6B90"/>
    <w:rsid w:val="009F6D82"/>
    <w:rsid w:val="00A0629E"/>
    <w:rsid w:val="00A06678"/>
    <w:rsid w:val="00A06E9F"/>
    <w:rsid w:val="00A11983"/>
    <w:rsid w:val="00A14776"/>
    <w:rsid w:val="00A224BE"/>
    <w:rsid w:val="00A25E76"/>
    <w:rsid w:val="00A267AF"/>
    <w:rsid w:val="00A2683B"/>
    <w:rsid w:val="00A277AD"/>
    <w:rsid w:val="00A30451"/>
    <w:rsid w:val="00A37163"/>
    <w:rsid w:val="00A37D60"/>
    <w:rsid w:val="00A43926"/>
    <w:rsid w:val="00A44EEC"/>
    <w:rsid w:val="00A46080"/>
    <w:rsid w:val="00A500D3"/>
    <w:rsid w:val="00A50618"/>
    <w:rsid w:val="00A50CE1"/>
    <w:rsid w:val="00A524B4"/>
    <w:rsid w:val="00A54054"/>
    <w:rsid w:val="00A541B1"/>
    <w:rsid w:val="00A550D5"/>
    <w:rsid w:val="00A6098C"/>
    <w:rsid w:val="00A60B78"/>
    <w:rsid w:val="00A61453"/>
    <w:rsid w:val="00A64A3F"/>
    <w:rsid w:val="00A72726"/>
    <w:rsid w:val="00A73250"/>
    <w:rsid w:val="00A73DE2"/>
    <w:rsid w:val="00A74FC2"/>
    <w:rsid w:val="00A767C0"/>
    <w:rsid w:val="00A76C8C"/>
    <w:rsid w:val="00A77743"/>
    <w:rsid w:val="00A77BC3"/>
    <w:rsid w:val="00A83C88"/>
    <w:rsid w:val="00A8495E"/>
    <w:rsid w:val="00A84B09"/>
    <w:rsid w:val="00A85F72"/>
    <w:rsid w:val="00A91786"/>
    <w:rsid w:val="00A9263A"/>
    <w:rsid w:val="00A92E50"/>
    <w:rsid w:val="00A93F8C"/>
    <w:rsid w:val="00A96C5A"/>
    <w:rsid w:val="00AA19B6"/>
    <w:rsid w:val="00AA2192"/>
    <w:rsid w:val="00AA2AC3"/>
    <w:rsid w:val="00AA63C2"/>
    <w:rsid w:val="00AB0737"/>
    <w:rsid w:val="00AB2577"/>
    <w:rsid w:val="00AB2640"/>
    <w:rsid w:val="00AC30A4"/>
    <w:rsid w:val="00AC343C"/>
    <w:rsid w:val="00AC7801"/>
    <w:rsid w:val="00AD366D"/>
    <w:rsid w:val="00AD4C24"/>
    <w:rsid w:val="00AD50FA"/>
    <w:rsid w:val="00AD5ECD"/>
    <w:rsid w:val="00AD6B1C"/>
    <w:rsid w:val="00AE048D"/>
    <w:rsid w:val="00AE06A1"/>
    <w:rsid w:val="00AE1D8A"/>
    <w:rsid w:val="00AE3476"/>
    <w:rsid w:val="00AE7EC3"/>
    <w:rsid w:val="00AF3B21"/>
    <w:rsid w:val="00AF6F2A"/>
    <w:rsid w:val="00B00005"/>
    <w:rsid w:val="00B1087A"/>
    <w:rsid w:val="00B12C31"/>
    <w:rsid w:val="00B13722"/>
    <w:rsid w:val="00B13EF5"/>
    <w:rsid w:val="00B13F90"/>
    <w:rsid w:val="00B1469D"/>
    <w:rsid w:val="00B14C80"/>
    <w:rsid w:val="00B17E92"/>
    <w:rsid w:val="00B24A9D"/>
    <w:rsid w:val="00B258EB"/>
    <w:rsid w:val="00B260E5"/>
    <w:rsid w:val="00B2749C"/>
    <w:rsid w:val="00B3034D"/>
    <w:rsid w:val="00B3660C"/>
    <w:rsid w:val="00B366CE"/>
    <w:rsid w:val="00B40926"/>
    <w:rsid w:val="00B41593"/>
    <w:rsid w:val="00B45FDB"/>
    <w:rsid w:val="00B50B09"/>
    <w:rsid w:val="00B53111"/>
    <w:rsid w:val="00B53370"/>
    <w:rsid w:val="00B53FB4"/>
    <w:rsid w:val="00B5753A"/>
    <w:rsid w:val="00B62A72"/>
    <w:rsid w:val="00B64F8E"/>
    <w:rsid w:val="00B7294D"/>
    <w:rsid w:val="00B74617"/>
    <w:rsid w:val="00B77EF1"/>
    <w:rsid w:val="00B83C85"/>
    <w:rsid w:val="00B90302"/>
    <w:rsid w:val="00B920B8"/>
    <w:rsid w:val="00B922F6"/>
    <w:rsid w:val="00B96E49"/>
    <w:rsid w:val="00BA0D14"/>
    <w:rsid w:val="00BA3F70"/>
    <w:rsid w:val="00BA47B6"/>
    <w:rsid w:val="00BA6BE7"/>
    <w:rsid w:val="00BB1E2D"/>
    <w:rsid w:val="00BB59F0"/>
    <w:rsid w:val="00BC1417"/>
    <w:rsid w:val="00BC282E"/>
    <w:rsid w:val="00BC2902"/>
    <w:rsid w:val="00BC6958"/>
    <w:rsid w:val="00BD0EBF"/>
    <w:rsid w:val="00BD1192"/>
    <w:rsid w:val="00BD3DAB"/>
    <w:rsid w:val="00BE2487"/>
    <w:rsid w:val="00BE257B"/>
    <w:rsid w:val="00BE5062"/>
    <w:rsid w:val="00BE6E9F"/>
    <w:rsid w:val="00BE7DD6"/>
    <w:rsid w:val="00BF0754"/>
    <w:rsid w:val="00BF0B7B"/>
    <w:rsid w:val="00BF471E"/>
    <w:rsid w:val="00BF4E0C"/>
    <w:rsid w:val="00BF6416"/>
    <w:rsid w:val="00BF75F7"/>
    <w:rsid w:val="00C004E1"/>
    <w:rsid w:val="00C03C51"/>
    <w:rsid w:val="00C045FA"/>
    <w:rsid w:val="00C0686B"/>
    <w:rsid w:val="00C0725D"/>
    <w:rsid w:val="00C10AD4"/>
    <w:rsid w:val="00C112B1"/>
    <w:rsid w:val="00C1655B"/>
    <w:rsid w:val="00C166A1"/>
    <w:rsid w:val="00C16CDC"/>
    <w:rsid w:val="00C17AA3"/>
    <w:rsid w:val="00C17E0B"/>
    <w:rsid w:val="00C22255"/>
    <w:rsid w:val="00C2271C"/>
    <w:rsid w:val="00C23B1F"/>
    <w:rsid w:val="00C24237"/>
    <w:rsid w:val="00C24D3F"/>
    <w:rsid w:val="00C254C5"/>
    <w:rsid w:val="00C27802"/>
    <w:rsid w:val="00C306C6"/>
    <w:rsid w:val="00C36A73"/>
    <w:rsid w:val="00C43704"/>
    <w:rsid w:val="00C44783"/>
    <w:rsid w:val="00C449B4"/>
    <w:rsid w:val="00C458BE"/>
    <w:rsid w:val="00C47022"/>
    <w:rsid w:val="00C50219"/>
    <w:rsid w:val="00C52404"/>
    <w:rsid w:val="00C524F8"/>
    <w:rsid w:val="00C54196"/>
    <w:rsid w:val="00C54280"/>
    <w:rsid w:val="00C543AF"/>
    <w:rsid w:val="00C55D45"/>
    <w:rsid w:val="00C56076"/>
    <w:rsid w:val="00C56C6C"/>
    <w:rsid w:val="00C602E8"/>
    <w:rsid w:val="00C61FC7"/>
    <w:rsid w:val="00C65747"/>
    <w:rsid w:val="00C675A1"/>
    <w:rsid w:val="00C7376A"/>
    <w:rsid w:val="00C7679A"/>
    <w:rsid w:val="00C77364"/>
    <w:rsid w:val="00C81D90"/>
    <w:rsid w:val="00C86E0F"/>
    <w:rsid w:val="00C875BD"/>
    <w:rsid w:val="00C90F98"/>
    <w:rsid w:val="00C95035"/>
    <w:rsid w:val="00C95F85"/>
    <w:rsid w:val="00C963FA"/>
    <w:rsid w:val="00C965CB"/>
    <w:rsid w:val="00C96AF8"/>
    <w:rsid w:val="00C9726D"/>
    <w:rsid w:val="00CA0459"/>
    <w:rsid w:val="00CA0997"/>
    <w:rsid w:val="00CA14EE"/>
    <w:rsid w:val="00CA49B1"/>
    <w:rsid w:val="00CA4ECF"/>
    <w:rsid w:val="00CA6F40"/>
    <w:rsid w:val="00CB08DA"/>
    <w:rsid w:val="00CB2342"/>
    <w:rsid w:val="00CB2D5C"/>
    <w:rsid w:val="00CB3419"/>
    <w:rsid w:val="00CB6275"/>
    <w:rsid w:val="00CB669B"/>
    <w:rsid w:val="00CB7963"/>
    <w:rsid w:val="00CC053E"/>
    <w:rsid w:val="00CC3212"/>
    <w:rsid w:val="00CC40CE"/>
    <w:rsid w:val="00CC4FC8"/>
    <w:rsid w:val="00CC5CFB"/>
    <w:rsid w:val="00CC6E42"/>
    <w:rsid w:val="00CC750B"/>
    <w:rsid w:val="00CC7DE1"/>
    <w:rsid w:val="00CD0E99"/>
    <w:rsid w:val="00CD1F8B"/>
    <w:rsid w:val="00CD39E0"/>
    <w:rsid w:val="00CD675A"/>
    <w:rsid w:val="00CD7FF2"/>
    <w:rsid w:val="00CE03EC"/>
    <w:rsid w:val="00CE173E"/>
    <w:rsid w:val="00CE3DFF"/>
    <w:rsid w:val="00CE5A3E"/>
    <w:rsid w:val="00CE7B12"/>
    <w:rsid w:val="00CF144F"/>
    <w:rsid w:val="00CF25D3"/>
    <w:rsid w:val="00CF2D77"/>
    <w:rsid w:val="00CF39EA"/>
    <w:rsid w:val="00CF6598"/>
    <w:rsid w:val="00D00EAB"/>
    <w:rsid w:val="00D03287"/>
    <w:rsid w:val="00D04F3B"/>
    <w:rsid w:val="00D05185"/>
    <w:rsid w:val="00D10EA6"/>
    <w:rsid w:val="00D130D5"/>
    <w:rsid w:val="00D1352C"/>
    <w:rsid w:val="00D229C2"/>
    <w:rsid w:val="00D234DE"/>
    <w:rsid w:val="00D25D9F"/>
    <w:rsid w:val="00D264C9"/>
    <w:rsid w:val="00D26B7A"/>
    <w:rsid w:val="00D26D13"/>
    <w:rsid w:val="00D336F2"/>
    <w:rsid w:val="00D339F1"/>
    <w:rsid w:val="00D363C3"/>
    <w:rsid w:val="00D404A4"/>
    <w:rsid w:val="00D4113F"/>
    <w:rsid w:val="00D434E9"/>
    <w:rsid w:val="00D43A0D"/>
    <w:rsid w:val="00D44163"/>
    <w:rsid w:val="00D44950"/>
    <w:rsid w:val="00D463D6"/>
    <w:rsid w:val="00D463F2"/>
    <w:rsid w:val="00D509B0"/>
    <w:rsid w:val="00D54101"/>
    <w:rsid w:val="00D558F8"/>
    <w:rsid w:val="00D56E27"/>
    <w:rsid w:val="00D60111"/>
    <w:rsid w:val="00D61912"/>
    <w:rsid w:val="00D65D9A"/>
    <w:rsid w:val="00D70107"/>
    <w:rsid w:val="00D749CC"/>
    <w:rsid w:val="00D76055"/>
    <w:rsid w:val="00D77C14"/>
    <w:rsid w:val="00D807F4"/>
    <w:rsid w:val="00D81514"/>
    <w:rsid w:val="00D830DF"/>
    <w:rsid w:val="00D84B6A"/>
    <w:rsid w:val="00D9181D"/>
    <w:rsid w:val="00D94AA6"/>
    <w:rsid w:val="00D95E19"/>
    <w:rsid w:val="00D96AD6"/>
    <w:rsid w:val="00DA47F9"/>
    <w:rsid w:val="00DA77B0"/>
    <w:rsid w:val="00DB0F26"/>
    <w:rsid w:val="00DB113C"/>
    <w:rsid w:val="00DB6C6F"/>
    <w:rsid w:val="00DC0F9A"/>
    <w:rsid w:val="00DC3974"/>
    <w:rsid w:val="00DC618D"/>
    <w:rsid w:val="00DD0408"/>
    <w:rsid w:val="00DD120C"/>
    <w:rsid w:val="00DD2EAB"/>
    <w:rsid w:val="00DD63B3"/>
    <w:rsid w:val="00DD6B8C"/>
    <w:rsid w:val="00DD6E01"/>
    <w:rsid w:val="00DE4FC4"/>
    <w:rsid w:val="00DF349C"/>
    <w:rsid w:val="00DF42BF"/>
    <w:rsid w:val="00DF443D"/>
    <w:rsid w:val="00DF5C12"/>
    <w:rsid w:val="00DF796F"/>
    <w:rsid w:val="00DF7E3A"/>
    <w:rsid w:val="00E00196"/>
    <w:rsid w:val="00E05517"/>
    <w:rsid w:val="00E05917"/>
    <w:rsid w:val="00E07DED"/>
    <w:rsid w:val="00E111B0"/>
    <w:rsid w:val="00E138C6"/>
    <w:rsid w:val="00E138D1"/>
    <w:rsid w:val="00E1478F"/>
    <w:rsid w:val="00E17438"/>
    <w:rsid w:val="00E211BA"/>
    <w:rsid w:val="00E213C9"/>
    <w:rsid w:val="00E23E57"/>
    <w:rsid w:val="00E24925"/>
    <w:rsid w:val="00E30141"/>
    <w:rsid w:val="00E3090B"/>
    <w:rsid w:val="00E30AE7"/>
    <w:rsid w:val="00E3425A"/>
    <w:rsid w:val="00E40CB5"/>
    <w:rsid w:val="00E41C9D"/>
    <w:rsid w:val="00E42FBA"/>
    <w:rsid w:val="00E434A9"/>
    <w:rsid w:val="00E451C3"/>
    <w:rsid w:val="00E54163"/>
    <w:rsid w:val="00E639C1"/>
    <w:rsid w:val="00E648C5"/>
    <w:rsid w:val="00E75957"/>
    <w:rsid w:val="00E762DD"/>
    <w:rsid w:val="00E80256"/>
    <w:rsid w:val="00E833ED"/>
    <w:rsid w:val="00E85567"/>
    <w:rsid w:val="00E855B5"/>
    <w:rsid w:val="00E877E3"/>
    <w:rsid w:val="00E93343"/>
    <w:rsid w:val="00E94520"/>
    <w:rsid w:val="00E95D76"/>
    <w:rsid w:val="00EA0540"/>
    <w:rsid w:val="00EA0A0D"/>
    <w:rsid w:val="00EA2449"/>
    <w:rsid w:val="00EA409D"/>
    <w:rsid w:val="00EA4BF9"/>
    <w:rsid w:val="00EA4E42"/>
    <w:rsid w:val="00EB18C8"/>
    <w:rsid w:val="00EB30BF"/>
    <w:rsid w:val="00EB519D"/>
    <w:rsid w:val="00EB758D"/>
    <w:rsid w:val="00EC3CA6"/>
    <w:rsid w:val="00ED0279"/>
    <w:rsid w:val="00ED733C"/>
    <w:rsid w:val="00ED7BBB"/>
    <w:rsid w:val="00EE0647"/>
    <w:rsid w:val="00EE29E1"/>
    <w:rsid w:val="00EE2B4A"/>
    <w:rsid w:val="00EE336D"/>
    <w:rsid w:val="00EE4820"/>
    <w:rsid w:val="00EE493C"/>
    <w:rsid w:val="00EE5134"/>
    <w:rsid w:val="00EE535A"/>
    <w:rsid w:val="00EE68B0"/>
    <w:rsid w:val="00EE6C0C"/>
    <w:rsid w:val="00EF0A52"/>
    <w:rsid w:val="00EF62B9"/>
    <w:rsid w:val="00EF75E1"/>
    <w:rsid w:val="00F00B05"/>
    <w:rsid w:val="00F01BE5"/>
    <w:rsid w:val="00F03C41"/>
    <w:rsid w:val="00F042DA"/>
    <w:rsid w:val="00F077F8"/>
    <w:rsid w:val="00F10773"/>
    <w:rsid w:val="00F11C17"/>
    <w:rsid w:val="00F1496C"/>
    <w:rsid w:val="00F159AC"/>
    <w:rsid w:val="00F17566"/>
    <w:rsid w:val="00F24942"/>
    <w:rsid w:val="00F302B0"/>
    <w:rsid w:val="00F31986"/>
    <w:rsid w:val="00F31E45"/>
    <w:rsid w:val="00F34012"/>
    <w:rsid w:val="00F34419"/>
    <w:rsid w:val="00F35783"/>
    <w:rsid w:val="00F373FA"/>
    <w:rsid w:val="00F429AF"/>
    <w:rsid w:val="00F43650"/>
    <w:rsid w:val="00F473B7"/>
    <w:rsid w:val="00F539A5"/>
    <w:rsid w:val="00F55C05"/>
    <w:rsid w:val="00F55EB4"/>
    <w:rsid w:val="00F57084"/>
    <w:rsid w:val="00F60DA7"/>
    <w:rsid w:val="00F612B0"/>
    <w:rsid w:val="00F613E9"/>
    <w:rsid w:val="00F62828"/>
    <w:rsid w:val="00F66A70"/>
    <w:rsid w:val="00F67317"/>
    <w:rsid w:val="00F71A74"/>
    <w:rsid w:val="00F71B11"/>
    <w:rsid w:val="00F71CBB"/>
    <w:rsid w:val="00F73604"/>
    <w:rsid w:val="00F774DA"/>
    <w:rsid w:val="00F8008D"/>
    <w:rsid w:val="00F82748"/>
    <w:rsid w:val="00F83B20"/>
    <w:rsid w:val="00F857D5"/>
    <w:rsid w:val="00F859D3"/>
    <w:rsid w:val="00F87222"/>
    <w:rsid w:val="00F87410"/>
    <w:rsid w:val="00F90B0C"/>
    <w:rsid w:val="00F91A89"/>
    <w:rsid w:val="00F95BAB"/>
    <w:rsid w:val="00F9783B"/>
    <w:rsid w:val="00FA005C"/>
    <w:rsid w:val="00FA084A"/>
    <w:rsid w:val="00FA0FC8"/>
    <w:rsid w:val="00FA16CD"/>
    <w:rsid w:val="00FA1DC3"/>
    <w:rsid w:val="00FA2300"/>
    <w:rsid w:val="00FA24AE"/>
    <w:rsid w:val="00FA3F9B"/>
    <w:rsid w:val="00FA42C5"/>
    <w:rsid w:val="00FA4613"/>
    <w:rsid w:val="00FA56D9"/>
    <w:rsid w:val="00FA57AE"/>
    <w:rsid w:val="00FA62F2"/>
    <w:rsid w:val="00FA68F5"/>
    <w:rsid w:val="00FB0C94"/>
    <w:rsid w:val="00FB7158"/>
    <w:rsid w:val="00FB7B85"/>
    <w:rsid w:val="00FC038D"/>
    <w:rsid w:val="00FC29E8"/>
    <w:rsid w:val="00FC3EBE"/>
    <w:rsid w:val="00FC5F51"/>
    <w:rsid w:val="00FC7461"/>
    <w:rsid w:val="00FC7B14"/>
    <w:rsid w:val="00FD0118"/>
    <w:rsid w:val="00FD3480"/>
    <w:rsid w:val="00FD640C"/>
    <w:rsid w:val="00FD7412"/>
    <w:rsid w:val="00FD79BB"/>
    <w:rsid w:val="00FE5F16"/>
    <w:rsid w:val="00FF0F74"/>
    <w:rsid w:val="00FF1401"/>
    <w:rsid w:val="00FF1E69"/>
    <w:rsid w:val="00FF4314"/>
    <w:rsid w:val="00FF6527"/>
    <w:rsid w:val="00FF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28A5F"/>
  <w15:chartTrackingRefBased/>
  <w15:docId w15:val="{514F841D-8B2E-48EC-8136-DB3A9A28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50B"/>
    <w:pPr>
      <w:spacing w:after="60" w:line="276" w:lineRule="auto"/>
    </w:pPr>
    <w:rPr>
      <w:rFonts w:eastAsia="Times New Roman"/>
      <w:sz w:val="24"/>
      <w:szCs w:val="22"/>
    </w:rPr>
  </w:style>
  <w:style w:type="paragraph" w:styleId="Heading1">
    <w:name w:val="heading 1"/>
    <w:basedOn w:val="Normal"/>
    <w:next w:val="Normal"/>
    <w:link w:val="Heading1Char"/>
    <w:uiPriority w:val="9"/>
    <w:qFormat/>
    <w:rsid w:val="00CC6E42"/>
    <w:pPr>
      <w:keepNext/>
      <w:keepLines/>
      <w:spacing w:before="180"/>
      <w:outlineLvl w:val="0"/>
    </w:pPr>
    <w:rPr>
      <w:rFonts w:ascii="Calibri Light" w:hAnsi="Calibri Light"/>
      <w:b/>
      <w:bCs/>
      <w:sz w:val="36"/>
      <w:szCs w:val="28"/>
    </w:rPr>
  </w:style>
  <w:style w:type="paragraph" w:styleId="Heading2">
    <w:name w:val="heading 2"/>
    <w:basedOn w:val="Normal"/>
    <w:next w:val="Normal"/>
    <w:link w:val="Heading2Char"/>
    <w:uiPriority w:val="9"/>
    <w:unhideWhenUsed/>
    <w:qFormat/>
    <w:rsid w:val="00CC6E42"/>
    <w:pPr>
      <w:keepNext/>
      <w:keepLines/>
      <w:spacing w:before="180"/>
      <w:outlineLvl w:val="1"/>
    </w:pPr>
    <w:rPr>
      <w:rFonts w:ascii="Calibri Light" w:hAnsi="Calibri Light"/>
      <w:b/>
      <w:sz w:val="28"/>
      <w:szCs w:val="26"/>
    </w:rPr>
  </w:style>
  <w:style w:type="paragraph" w:styleId="Heading3">
    <w:name w:val="heading 3"/>
    <w:basedOn w:val="Normal"/>
    <w:next w:val="Normal"/>
    <w:link w:val="Heading3Char"/>
    <w:uiPriority w:val="9"/>
    <w:unhideWhenUsed/>
    <w:qFormat/>
    <w:rsid w:val="006F7156"/>
    <w:pPr>
      <w:keepNext/>
      <w:keepLines/>
      <w:spacing w:before="180"/>
      <w:outlineLvl w:val="2"/>
    </w:pPr>
    <w:rPr>
      <w:rFonts w:ascii="Calibri Light" w:hAnsi="Calibri Light"/>
      <w:b/>
      <w:sz w:val="28"/>
      <w:szCs w:val="24"/>
    </w:rPr>
  </w:style>
  <w:style w:type="paragraph" w:styleId="Heading4">
    <w:name w:val="heading 4"/>
    <w:basedOn w:val="Normal"/>
    <w:next w:val="Normal"/>
    <w:link w:val="Heading4Char"/>
    <w:uiPriority w:val="9"/>
    <w:unhideWhenUsed/>
    <w:qFormat/>
    <w:rsid w:val="00F159AC"/>
    <w:pPr>
      <w:keepNext/>
      <w:keepLines/>
      <w:spacing w:before="180"/>
      <w:outlineLvl w:val="3"/>
    </w:pPr>
    <w:rPr>
      <w:rFonts w:ascii="Calibri Light" w:hAnsi="Calibri Light"/>
      <w:b/>
      <w:iCs/>
    </w:rPr>
  </w:style>
  <w:style w:type="paragraph" w:styleId="Heading5">
    <w:name w:val="heading 5"/>
    <w:basedOn w:val="Normal"/>
    <w:next w:val="Normal"/>
    <w:link w:val="Heading5Char"/>
    <w:uiPriority w:val="9"/>
    <w:unhideWhenUsed/>
    <w:qFormat/>
    <w:rsid w:val="00200CAE"/>
    <w:pPr>
      <w:keepNext/>
      <w:keepLines/>
      <w:spacing w:before="40" w:after="0"/>
      <w:outlineLvl w:val="4"/>
    </w:pPr>
    <w:rPr>
      <w:rFonts w:ascii="Calibri Light" w:hAnsi="Calibri Light"/>
      <w:color w:val="2E74B5"/>
    </w:rPr>
  </w:style>
  <w:style w:type="paragraph" w:styleId="Heading6">
    <w:name w:val="heading 6"/>
    <w:basedOn w:val="Normal"/>
    <w:next w:val="Normal"/>
    <w:link w:val="Heading6Char"/>
    <w:uiPriority w:val="9"/>
    <w:unhideWhenUsed/>
    <w:qFormat/>
    <w:rsid w:val="00F159A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D09"/>
  </w:style>
  <w:style w:type="paragraph" w:styleId="Footer">
    <w:name w:val="footer"/>
    <w:basedOn w:val="Normal"/>
    <w:link w:val="FooterChar"/>
    <w:uiPriority w:val="99"/>
    <w:unhideWhenUsed/>
    <w:qFormat/>
    <w:rsid w:val="003D4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D09"/>
  </w:style>
  <w:style w:type="character" w:customStyle="1" w:styleId="Heading1Char">
    <w:name w:val="Heading 1 Char"/>
    <w:link w:val="Heading1"/>
    <w:uiPriority w:val="9"/>
    <w:rsid w:val="00CC6E42"/>
    <w:rPr>
      <w:rFonts w:ascii="Calibri Light" w:eastAsia="Times New Roman" w:hAnsi="Calibri Light" w:cs="Times New Roman"/>
      <w:b/>
      <w:bCs/>
      <w:sz w:val="36"/>
      <w:szCs w:val="28"/>
    </w:rPr>
  </w:style>
  <w:style w:type="paragraph" w:customStyle="1" w:styleId="Default">
    <w:name w:val="Default"/>
    <w:uiPriority w:val="99"/>
    <w:rsid w:val="000E6796"/>
    <w:pPr>
      <w:autoSpaceDE w:val="0"/>
      <w:autoSpaceDN w:val="0"/>
      <w:adjustRightInd w:val="0"/>
    </w:pPr>
    <w:rPr>
      <w:rFonts w:eastAsia="Times New Roman" w:cs="Calibri"/>
      <w:color w:val="000000"/>
      <w:sz w:val="24"/>
      <w:szCs w:val="24"/>
    </w:rPr>
  </w:style>
  <w:style w:type="table" w:customStyle="1" w:styleId="LightShading1">
    <w:name w:val="Light Shading1"/>
    <w:basedOn w:val="TableNormal"/>
    <w:uiPriority w:val="60"/>
    <w:rsid w:val="000E6796"/>
    <w:rPr>
      <w:rFonts w:eastAsia="Times New Roman" w:cs="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Reference">
    <w:name w:val="Intense Reference"/>
    <w:uiPriority w:val="32"/>
    <w:qFormat/>
    <w:rsid w:val="000E6796"/>
    <w:rPr>
      <w:b/>
      <w:bCs/>
      <w:smallCaps/>
      <w:color w:val="ED7D31"/>
      <w:spacing w:val="5"/>
      <w:u w:val="single"/>
    </w:rPr>
  </w:style>
  <w:style w:type="paragraph" w:styleId="NormalWeb">
    <w:name w:val="Normal (Web)"/>
    <w:basedOn w:val="Normal"/>
    <w:uiPriority w:val="99"/>
    <w:unhideWhenUsed/>
    <w:rsid w:val="001614B8"/>
    <w:pPr>
      <w:spacing w:before="100" w:beforeAutospacing="1" w:after="100" w:afterAutospacing="1" w:line="240" w:lineRule="auto"/>
    </w:pPr>
    <w:rPr>
      <w:rFonts w:ascii="Times New Roman" w:hAnsi="Times New Roman"/>
      <w:szCs w:val="24"/>
    </w:rPr>
  </w:style>
  <w:style w:type="character" w:customStyle="1" w:styleId="Heading2Char">
    <w:name w:val="Heading 2 Char"/>
    <w:link w:val="Heading2"/>
    <w:uiPriority w:val="9"/>
    <w:rsid w:val="00CC6E42"/>
    <w:rPr>
      <w:rFonts w:ascii="Calibri Light" w:eastAsia="Times New Roman" w:hAnsi="Calibri Light" w:cs="Times New Roman"/>
      <w:b/>
      <w:sz w:val="28"/>
      <w:szCs w:val="26"/>
    </w:rPr>
  </w:style>
  <w:style w:type="character" w:customStyle="1" w:styleId="Heading3Char">
    <w:name w:val="Heading 3 Char"/>
    <w:link w:val="Heading3"/>
    <w:uiPriority w:val="9"/>
    <w:rsid w:val="006F7156"/>
    <w:rPr>
      <w:rFonts w:ascii="Calibri Light" w:eastAsia="Times New Roman" w:hAnsi="Calibri Light" w:cs="Times New Roman"/>
      <w:b/>
      <w:sz w:val="28"/>
      <w:szCs w:val="24"/>
    </w:rPr>
  </w:style>
  <w:style w:type="character" w:customStyle="1" w:styleId="Heading4Char">
    <w:name w:val="Heading 4 Char"/>
    <w:link w:val="Heading4"/>
    <w:uiPriority w:val="9"/>
    <w:rsid w:val="00F159AC"/>
    <w:rPr>
      <w:rFonts w:ascii="Calibri Light" w:eastAsia="Times New Roman" w:hAnsi="Calibri Light" w:cs="Times New Roman"/>
      <w:b/>
      <w:iCs/>
      <w:sz w:val="24"/>
    </w:rPr>
  </w:style>
  <w:style w:type="paragraph" w:styleId="TOCHeading">
    <w:name w:val="TOC Heading"/>
    <w:basedOn w:val="Heading1"/>
    <w:next w:val="Normal"/>
    <w:uiPriority w:val="39"/>
    <w:unhideWhenUsed/>
    <w:qFormat/>
    <w:rsid w:val="00263E61"/>
    <w:pPr>
      <w:spacing w:before="240" w:after="0" w:line="259" w:lineRule="auto"/>
      <w:outlineLvl w:val="9"/>
    </w:pPr>
    <w:rPr>
      <w:b w:val="0"/>
      <w:bCs w:val="0"/>
      <w:color w:val="2E74B5"/>
      <w:sz w:val="32"/>
      <w:szCs w:val="32"/>
    </w:rPr>
  </w:style>
  <w:style w:type="paragraph" w:styleId="TOC1">
    <w:name w:val="toc 1"/>
    <w:basedOn w:val="Normal"/>
    <w:next w:val="Normal"/>
    <w:autoRedefine/>
    <w:uiPriority w:val="39"/>
    <w:unhideWhenUsed/>
    <w:rsid w:val="003D4DCB"/>
    <w:pPr>
      <w:tabs>
        <w:tab w:val="right" w:leader="dot" w:pos="9350"/>
      </w:tabs>
      <w:spacing w:after="100"/>
    </w:pPr>
    <w:rPr>
      <w:rFonts w:ascii="Calibri Light" w:hAnsi="Calibri Light" w:cs="Calibri Light"/>
      <w:b/>
      <w:noProof/>
      <w:sz w:val="28"/>
      <w:szCs w:val="24"/>
    </w:rPr>
  </w:style>
  <w:style w:type="paragraph" w:styleId="TOC2">
    <w:name w:val="toc 2"/>
    <w:basedOn w:val="Normal"/>
    <w:next w:val="Normal"/>
    <w:autoRedefine/>
    <w:uiPriority w:val="39"/>
    <w:unhideWhenUsed/>
    <w:rsid w:val="00263E61"/>
    <w:pPr>
      <w:spacing w:after="100"/>
      <w:ind w:left="220"/>
    </w:pPr>
  </w:style>
  <w:style w:type="paragraph" w:styleId="TOC3">
    <w:name w:val="toc 3"/>
    <w:basedOn w:val="Normal"/>
    <w:next w:val="Normal"/>
    <w:autoRedefine/>
    <w:uiPriority w:val="39"/>
    <w:unhideWhenUsed/>
    <w:rsid w:val="00263E61"/>
    <w:pPr>
      <w:spacing w:after="100"/>
      <w:ind w:left="440"/>
    </w:pPr>
  </w:style>
  <w:style w:type="character" w:styleId="Hyperlink">
    <w:name w:val="Hyperlink"/>
    <w:uiPriority w:val="99"/>
    <w:unhideWhenUsed/>
    <w:rsid w:val="00263E61"/>
    <w:rPr>
      <w:color w:val="0563C1"/>
      <w:u w:val="single"/>
    </w:rPr>
  </w:style>
  <w:style w:type="paragraph" w:styleId="ListParagraph">
    <w:name w:val="List Paragraph"/>
    <w:basedOn w:val="Normal"/>
    <w:uiPriority w:val="34"/>
    <w:qFormat/>
    <w:rsid w:val="00820C4B"/>
    <w:pPr>
      <w:ind w:left="720"/>
      <w:contextualSpacing/>
    </w:pPr>
  </w:style>
  <w:style w:type="paragraph" w:styleId="NoSpacing">
    <w:name w:val="No Spacing"/>
    <w:uiPriority w:val="1"/>
    <w:qFormat/>
    <w:rsid w:val="00A84B09"/>
    <w:rPr>
      <w:rFonts w:ascii="Arial" w:eastAsia="Times New Roman" w:hAnsi="Arial"/>
      <w:sz w:val="22"/>
      <w:szCs w:val="22"/>
    </w:rPr>
  </w:style>
  <w:style w:type="character" w:styleId="CommentReference">
    <w:name w:val="annotation reference"/>
    <w:uiPriority w:val="99"/>
    <w:semiHidden/>
    <w:unhideWhenUsed/>
    <w:rsid w:val="009716EE"/>
    <w:rPr>
      <w:sz w:val="16"/>
      <w:szCs w:val="16"/>
    </w:rPr>
  </w:style>
  <w:style w:type="paragraph" w:styleId="CommentText">
    <w:name w:val="annotation text"/>
    <w:basedOn w:val="Normal"/>
    <w:link w:val="CommentTextChar"/>
    <w:uiPriority w:val="99"/>
    <w:semiHidden/>
    <w:unhideWhenUsed/>
    <w:rsid w:val="009716EE"/>
    <w:pPr>
      <w:spacing w:line="240" w:lineRule="auto"/>
    </w:pPr>
    <w:rPr>
      <w:sz w:val="20"/>
      <w:szCs w:val="20"/>
    </w:rPr>
  </w:style>
  <w:style w:type="character" w:customStyle="1" w:styleId="CommentTextChar">
    <w:name w:val="Comment Text Char"/>
    <w:link w:val="CommentText"/>
    <w:uiPriority w:val="99"/>
    <w:semiHidden/>
    <w:rsid w:val="009716E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716EE"/>
    <w:rPr>
      <w:b/>
      <w:bCs/>
    </w:rPr>
  </w:style>
  <w:style w:type="character" w:customStyle="1" w:styleId="CommentSubjectChar">
    <w:name w:val="Comment Subject Char"/>
    <w:link w:val="CommentSubject"/>
    <w:uiPriority w:val="99"/>
    <w:semiHidden/>
    <w:rsid w:val="009716E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9716EE"/>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716EE"/>
    <w:rPr>
      <w:rFonts w:ascii="Segoe UI" w:eastAsia="Times New Roman" w:hAnsi="Segoe UI" w:cs="Segoe UI"/>
      <w:sz w:val="18"/>
      <w:szCs w:val="18"/>
    </w:rPr>
  </w:style>
  <w:style w:type="character" w:customStyle="1" w:styleId="tl8wme">
    <w:name w:val="tl8wme"/>
    <w:basedOn w:val="DefaultParagraphFont"/>
    <w:rsid w:val="00040205"/>
  </w:style>
  <w:style w:type="character" w:styleId="Strong">
    <w:name w:val="Strong"/>
    <w:uiPriority w:val="22"/>
    <w:qFormat/>
    <w:rsid w:val="001F690A"/>
    <w:rPr>
      <w:b/>
      <w:bCs/>
    </w:rPr>
  </w:style>
  <w:style w:type="character" w:styleId="FollowedHyperlink">
    <w:name w:val="FollowedHyperlink"/>
    <w:uiPriority w:val="99"/>
    <w:semiHidden/>
    <w:unhideWhenUsed/>
    <w:rsid w:val="0094354C"/>
    <w:rPr>
      <w:color w:val="954F72"/>
      <w:u w:val="single"/>
    </w:rPr>
  </w:style>
  <w:style w:type="table" w:styleId="TableGrid">
    <w:name w:val="Table Grid"/>
    <w:basedOn w:val="TableNormal"/>
    <w:uiPriority w:val="39"/>
    <w:rsid w:val="00F91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200CAE"/>
    <w:rPr>
      <w:rFonts w:ascii="Calibri Light" w:eastAsia="Times New Roman" w:hAnsi="Calibri Light" w:cs="Times New Roman"/>
      <w:color w:val="2E74B5"/>
      <w:sz w:val="24"/>
    </w:rPr>
  </w:style>
  <w:style w:type="paragraph" w:styleId="Caption">
    <w:name w:val="caption"/>
    <w:basedOn w:val="Normal"/>
    <w:next w:val="Normal"/>
    <w:uiPriority w:val="35"/>
    <w:unhideWhenUsed/>
    <w:qFormat/>
    <w:rsid w:val="00CC40CE"/>
    <w:pPr>
      <w:spacing w:after="200" w:line="240" w:lineRule="auto"/>
    </w:pPr>
    <w:rPr>
      <w:i/>
      <w:iCs/>
      <w:color w:val="44546A"/>
      <w:sz w:val="18"/>
      <w:szCs w:val="18"/>
    </w:rPr>
  </w:style>
  <w:style w:type="character" w:customStyle="1" w:styleId="ui-search-highlight-key">
    <w:name w:val="ui-search-highlight-key"/>
    <w:basedOn w:val="DefaultParagraphFont"/>
    <w:rsid w:val="00704458"/>
  </w:style>
  <w:style w:type="character" w:customStyle="1" w:styleId="Heading6Char">
    <w:name w:val="Heading 6 Char"/>
    <w:link w:val="Heading6"/>
    <w:uiPriority w:val="9"/>
    <w:rsid w:val="00F159AC"/>
    <w:rPr>
      <w:rFonts w:eastAsia="Times New Roman" w:cs="Times New Roman"/>
      <w:b/>
      <w:sz w:val="20"/>
      <w:szCs w:val="20"/>
    </w:rPr>
  </w:style>
  <w:style w:type="paragraph" w:styleId="Title">
    <w:name w:val="Title"/>
    <w:basedOn w:val="Normal"/>
    <w:next w:val="Normal"/>
    <w:link w:val="TitleChar"/>
    <w:uiPriority w:val="10"/>
    <w:qFormat/>
    <w:rsid w:val="00F159AC"/>
    <w:pPr>
      <w:keepNext/>
      <w:keepLines/>
      <w:spacing w:before="480" w:after="120"/>
    </w:pPr>
    <w:rPr>
      <w:b/>
      <w:sz w:val="72"/>
      <w:szCs w:val="72"/>
    </w:rPr>
  </w:style>
  <w:style w:type="character" w:customStyle="1" w:styleId="TitleChar">
    <w:name w:val="Title Char"/>
    <w:link w:val="Title"/>
    <w:uiPriority w:val="10"/>
    <w:rsid w:val="00F159AC"/>
    <w:rPr>
      <w:rFonts w:eastAsia="Times New Roman" w:cs="Times New Roman"/>
      <w:b/>
      <w:sz w:val="72"/>
      <w:szCs w:val="72"/>
    </w:rPr>
  </w:style>
  <w:style w:type="paragraph" w:styleId="Subtitle">
    <w:name w:val="Subtitle"/>
    <w:basedOn w:val="Normal"/>
    <w:next w:val="Normal"/>
    <w:link w:val="SubtitleChar"/>
    <w:uiPriority w:val="11"/>
    <w:qFormat/>
    <w:rsid w:val="00F159AC"/>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uiPriority w:val="11"/>
    <w:rsid w:val="00F159AC"/>
    <w:rPr>
      <w:rFonts w:ascii="Georgia" w:eastAsia="Georgia" w:hAnsi="Georgia" w:cs="Georgia"/>
      <w:i/>
      <w:color w:val="666666"/>
      <w:sz w:val="48"/>
      <w:szCs w:val="48"/>
    </w:rPr>
  </w:style>
  <w:style w:type="character" w:customStyle="1" w:styleId="UnresolvedMention">
    <w:name w:val="Unresolved Mention"/>
    <w:uiPriority w:val="99"/>
    <w:semiHidden/>
    <w:unhideWhenUsed/>
    <w:rsid w:val="00F159AC"/>
    <w:rPr>
      <w:color w:val="605E5C"/>
      <w:shd w:val="clear" w:color="auto" w:fill="E1DFDD"/>
    </w:rPr>
  </w:style>
  <w:style w:type="character" w:customStyle="1" w:styleId="c-timestamplabel">
    <w:name w:val="c-timestamp__label"/>
    <w:basedOn w:val="DefaultParagraphFont"/>
    <w:rsid w:val="00F159AC"/>
  </w:style>
  <w:style w:type="paragraph" w:styleId="TOC4">
    <w:name w:val="toc 4"/>
    <w:basedOn w:val="Normal"/>
    <w:next w:val="Normal"/>
    <w:autoRedefine/>
    <w:uiPriority w:val="39"/>
    <w:unhideWhenUsed/>
    <w:rsid w:val="00F159AC"/>
    <w:pPr>
      <w:spacing w:after="100"/>
      <w:ind w:left="660"/>
    </w:pPr>
  </w:style>
  <w:style w:type="paragraph" w:styleId="TOC5">
    <w:name w:val="toc 5"/>
    <w:basedOn w:val="Normal"/>
    <w:next w:val="Normal"/>
    <w:autoRedefine/>
    <w:uiPriority w:val="39"/>
    <w:unhideWhenUsed/>
    <w:rsid w:val="00F159AC"/>
    <w:pPr>
      <w:spacing w:after="100"/>
      <w:ind w:left="880"/>
    </w:pPr>
  </w:style>
  <w:style w:type="paragraph" w:styleId="TOC6">
    <w:name w:val="toc 6"/>
    <w:basedOn w:val="Normal"/>
    <w:next w:val="Normal"/>
    <w:autoRedefine/>
    <w:uiPriority w:val="39"/>
    <w:unhideWhenUsed/>
    <w:rsid w:val="00F159AC"/>
    <w:pPr>
      <w:spacing w:after="100" w:line="259" w:lineRule="auto"/>
      <w:ind w:left="1100"/>
    </w:pPr>
  </w:style>
  <w:style w:type="paragraph" w:styleId="TOC7">
    <w:name w:val="toc 7"/>
    <w:basedOn w:val="Normal"/>
    <w:next w:val="Normal"/>
    <w:autoRedefine/>
    <w:uiPriority w:val="39"/>
    <w:unhideWhenUsed/>
    <w:rsid w:val="00F159AC"/>
    <w:pPr>
      <w:spacing w:after="100" w:line="259" w:lineRule="auto"/>
      <w:ind w:left="1320"/>
    </w:pPr>
  </w:style>
  <w:style w:type="paragraph" w:styleId="TOC8">
    <w:name w:val="toc 8"/>
    <w:basedOn w:val="Normal"/>
    <w:next w:val="Normal"/>
    <w:autoRedefine/>
    <w:uiPriority w:val="39"/>
    <w:unhideWhenUsed/>
    <w:rsid w:val="00F159AC"/>
    <w:pPr>
      <w:spacing w:after="100" w:line="259" w:lineRule="auto"/>
      <w:ind w:left="1540"/>
    </w:pPr>
  </w:style>
  <w:style w:type="paragraph" w:styleId="TOC9">
    <w:name w:val="toc 9"/>
    <w:basedOn w:val="Normal"/>
    <w:next w:val="Normal"/>
    <w:autoRedefine/>
    <w:uiPriority w:val="39"/>
    <w:unhideWhenUsed/>
    <w:rsid w:val="00F159AC"/>
    <w:pPr>
      <w:spacing w:after="100" w:line="259" w:lineRule="auto"/>
      <w:ind w:left="1760"/>
    </w:pPr>
  </w:style>
  <w:style w:type="character" w:styleId="SubtleEmphasis">
    <w:name w:val="Subtle Emphasis"/>
    <w:uiPriority w:val="19"/>
    <w:qFormat/>
    <w:rsid w:val="00F159AC"/>
    <w:rPr>
      <w:i/>
      <w:iCs/>
      <w:color w:val="404040"/>
    </w:rPr>
  </w:style>
  <w:style w:type="paragraph" w:customStyle="1" w:styleId="msonormal0">
    <w:name w:val="msonormal"/>
    <w:basedOn w:val="Normal"/>
    <w:uiPriority w:val="99"/>
    <w:rsid w:val="005843A0"/>
    <w:pPr>
      <w:spacing w:before="100" w:beforeAutospacing="1" w:after="100" w:afterAutospacing="1" w:line="240" w:lineRule="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8914">
      <w:bodyDiv w:val="1"/>
      <w:marLeft w:val="0"/>
      <w:marRight w:val="0"/>
      <w:marTop w:val="0"/>
      <w:marBottom w:val="0"/>
      <w:divBdr>
        <w:top w:val="none" w:sz="0" w:space="0" w:color="auto"/>
        <w:left w:val="none" w:sz="0" w:space="0" w:color="auto"/>
        <w:bottom w:val="none" w:sz="0" w:space="0" w:color="auto"/>
        <w:right w:val="none" w:sz="0" w:space="0" w:color="auto"/>
      </w:divBdr>
    </w:div>
    <w:div w:id="25836009">
      <w:bodyDiv w:val="1"/>
      <w:marLeft w:val="0"/>
      <w:marRight w:val="0"/>
      <w:marTop w:val="0"/>
      <w:marBottom w:val="0"/>
      <w:divBdr>
        <w:top w:val="none" w:sz="0" w:space="0" w:color="auto"/>
        <w:left w:val="none" w:sz="0" w:space="0" w:color="auto"/>
        <w:bottom w:val="none" w:sz="0" w:space="0" w:color="auto"/>
        <w:right w:val="none" w:sz="0" w:space="0" w:color="auto"/>
      </w:divBdr>
    </w:div>
    <w:div w:id="27682574">
      <w:bodyDiv w:val="1"/>
      <w:marLeft w:val="0"/>
      <w:marRight w:val="0"/>
      <w:marTop w:val="0"/>
      <w:marBottom w:val="0"/>
      <w:divBdr>
        <w:top w:val="none" w:sz="0" w:space="0" w:color="auto"/>
        <w:left w:val="none" w:sz="0" w:space="0" w:color="auto"/>
        <w:bottom w:val="none" w:sz="0" w:space="0" w:color="auto"/>
        <w:right w:val="none" w:sz="0" w:space="0" w:color="auto"/>
      </w:divBdr>
    </w:div>
    <w:div w:id="31880883">
      <w:bodyDiv w:val="1"/>
      <w:marLeft w:val="0"/>
      <w:marRight w:val="0"/>
      <w:marTop w:val="0"/>
      <w:marBottom w:val="0"/>
      <w:divBdr>
        <w:top w:val="none" w:sz="0" w:space="0" w:color="auto"/>
        <w:left w:val="none" w:sz="0" w:space="0" w:color="auto"/>
        <w:bottom w:val="none" w:sz="0" w:space="0" w:color="auto"/>
        <w:right w:val="none" w:sz="0" w:space="0" w:color="auto"/>
      </w:divBdr>
    </w:div>
    <w:div w:id="50278655">
      <w:bodyDiv w:val="1"/>
      <w:marLeft w:val="0"/>
      <w:marRight w:val="0"/>
      <w:marTop w:val="0"/>
      <w:marBottom w:val="0"/>
      <w:divBdr>
        <w:top w:val="none" w:sz="0" w:space="0" w:color="auto"/>
        <w:left w:val="none" w:sz="0" w:space="0" w:color="auto"/>
        <w:bottom w:val="none" w:sz="0" w:space="0" w:color="auto"/>
        <w:right w:val="none" w:sz="0" w:space="0" w:color="auto"/>
      </w:divBdr>
    </w:div>
    <w:div w:id="67309782">
      <w:bodyDiv w:val="1"/>
      <w:marLeft w:val="0"/>
      <w:marRight w:val="0"/>
      <w:marTop w:val="0"/>
      <w:marBottom w:val="0"/>
      <w:divBdr>
        <w:top w:val="none" w:sz="0" w:space="0" w:color="auto"/>
        <w:left w:val="none" w:sz="0" w:space="0" w:color="auto"/>
        <w:bottom w:val="none" w:sz="0" w:space="0" w:color="auto"/>
        <w:right w:val="none" w:sz="0" w:space="0" w:color="auto"/>
      </w:divBdr>
      <w:divsChild>
        <w:div w:id="571428099">
          <w:marLeft w:val="1440"/>
          <w:marRight w:val="0"/>
          <w:marTop w:val="0"/>
          <w:marBottom w:val="0"/>
          <w:divBdr>
            <w:top w:val="none" w:sz="0" w:space="0" w:color="auto"/>
            <w:left w:val="none" w:sz="0" w:space="0" w:color="auto"/>
            <w:bottom w:val="none" w:sz="0" w:space="0" w:color="auto"/>
            <w:right w:val="none" w:sz="0" w:space="0" w:color="auto"/>
          </w:divBdr>
        </w:div>
        <w:div w:id="1024329944">
          <w:marLeft w:val="1440"/>
          <w:marRight w:val="0"/>
          <w:marTop w:val="0"/>
          <w:marBottom w:val="0"/>
          <w:divBdr>
            <w:top w:val="none" w:sz="0" w:space="0" w:color="auto"/>
            <w:left w:val="none" w:sz="0" w:space="0" w:color="auto"/>
            <w:bottom w:val="none" w:sz="0" w:space="0" w:color="auto"/>
            <w:right w:val="none" w:sz="0" w:space="0" w:color="auto"/>
          </w:divBdr>
        </w:div>
        <w:div w:id="1035041919">
          <w:marLeft w:val="720"/>
          <w:marRight w:val="0"/>
          <w:marTop w:val="0"/>
          <w:marBottom w:val="0"/>
          <w:divBdr>
            <w:top w:val="none" w:sz="0" w:space="0" w:color="auto"/>
            <w:left w:val="none" w:sz="0" w:space="0" w:color="auto"/>
            <w:bottom w:val="none" w:sz="0" w:space="0" w:color="auto"/>
            <w:right w:val="none" w:sz="0" w:space="0" w:color="auto"/>
          </w:divBdr>
        </w:div>
        <w:div w:id="1395195928">
          <w:marLeft w:val="1440"/>
          <w:marRight w:val="0"/>
          <w:marTop w:val="0"/>
          <w:marBottom w:val="0"/>
          <w:divBdr>
            <w:top w:val="none" w:sz="0" w:space="0" w:color="auto"/>
            <w:left w:val="none" w:sz="0" w:space="0" w:color="auto"/>
            <w:bottom w:val="none" w:sz="0" w:space="0" w:color="auto"/>
            <w:right w:val="none" w:sz="0" w:space="0" w:color="auto"/>
          </w:divBdr>
        </w:div>
        <w:div w:id="2019965955">
          <w:marLeft w:val="1440"/>
          <w:marRight w:val="0"/>
          <w:marTop w:val="0"/>
          <w:marBottom w:val="0"/>
          <w:divBdr>
            <w:top w:val="none" w:sz="0" w:space="0" w:color="auto"/>
            <w:left w:val="none" w:sz="0" w:space="0" w:color="auto"/>
            <w:bottom w:val="none" w:sz="0" w:space="0" w:color="auto"/>
            <w:right w:val="none" w:sz="0" w:space="0" w:color="auto"/>
          </w:divBdr>
        </w:div>
      </w:divsChild>
    </w:div>
    <w:div w:id="185750909">
      <w:bodyDiv w:val="1"/>
      <w:marLeft w:val="0"/>
      <w:marRight w:val="0"/>
      <w:marTop w:val="0"/>
      <w:marBottom w:val="0"/>
      <w:divBdr>
        <w:top w:val="none" w:sz="0" w:space="0" w:color="auto"/>
        <w:left w:val="none" w:sz="0" w:space="0" w:color="auto"/>
        <w:bottom w:val="none" w:sz="0" w:space="0" w:color="auto"/>
        <w:right w:val="none" w:sz="0" w:space="0" w:color="auto"/>
      </w:divBdr>
    </w:div>
    <w:div w:id="187254896">
      <w:bodyDiv w:val="1"/>
      <w:marLeft w:val="0"/>
      <w:marRight w:val="0"/>
      <w:marTop w:val="0"/>
      <w:marBottom w:val="0"/>
      <w:divBdr>
        <w:top w:val="none" w:sz="0" w:space="0" w:color="auto"/>
        <w:left w:val="none" w:sz="0" w:space="0" w:color="auto"/>
        <w:bottom w:val="none" w:sz="0" w:space="0" w:color="auto"/>
        <w:right w:val="none" w:sz="0" w:space="0" w:color="auto"/>
      </w:divBdr>
    </w:div>
    <w:div w:id="244414221">
      <w:bodyDiv w:val="1"/>
      <w:marLeft w:val="0"/>
      <w:marRight w:val="0"/>
      <w:marTop w:val="0"/>
      <w:marBottom w:val="0"/>
      <w:divBdr>
        <w:top w:val="none" w:sz="0" w:space="0" w:color="auto"/>
        <w:left w:val="none" w:sz="0" w:space="0" w:color="auto"/>
        <w:bottom w:val="none" w:sz="0" w:space="0" w:color="auto"/>
        <w:right w:val="none" w:sz="0" w:space="0" w:color="auto"/>
      </w:divBdr>
    </w:div>
    <w:div w:id="247036991">
      <w:bodyDiv w:val="1"/>
      <w:marLeft w:val="0"/>
      <w:marRight w:val="0"/>
      <w:marTop w:val="0"/>
      <w:marBottom w:val="0"/>
      <w:divBdr>
        <w:top w:val="none" w:sz="0" w:space="0" w:color="auto"/>
        <w:left w:val="none" w:sz="0" w:space="0" w:color="auto"/>
        <w:bottom w:val="none" w:sz="0" w:space="0" w:color="auto"/>
        <w:right w:val="none" w:sz="0" w:space="0" w:color="auto"/>
      </w:divBdr>
    </w:div>
    <w:div w:id="251400775">
      <w:bodyDiv w:val="1"/>
      <w:marLeft w:val="0"/>
      <w:marRight w:val="0"/>
      <w:marTop w:val="0"/>
      <w:marBottom w:val="0"/>
      <w:divBdr>
        <w:top w:val="none" w:sz="0" w:space="0" w:color="auto"/>
        <w:left w:val="none" w:sz="0" w:space="0" w:color="auto"/>
        <w:bottom w:val="none" w:sz="0" w:space="0" w:color="auto"/>
        <w:right w:val="none" w:sz="0" w:space="0" w:color="auto"/>
      </w:divBdr>
    </w:div>
    <w:div w:id="272059294">
      <w:bodyDiv w:val="1"/>
      <w:marLeft w:val="0"/>
      <w:marRight w:val="0"/>
      <w:marTop w:val="0"/>
      <w:marBottom w:val="0"/>
      <w:divBdr>
        <w:top w:val="none" w:sz="0" w:space="0" w:color="auto"/>
        <w:left w:val="none" w:sz="0" w:space="0" w:color="auto"/>
        <w:bottom w:val="none" w:sz="0" w:space="0" w:color="auto"/>
        <w:right w:val="none" w:sz="0" w:space="0" w:color="auto"/>
      </w:divBdr>
    </w:div>
    <w:div w:id="279721863">
      <w:bodyDiv w:val="1"/>
      <w:marLeft w:val="0"/>
      <w:marRight w:val="0"/>
      <w:marTop w:val="0"/>
      <w:marBottom w:val="0"/>
      <w:divBdr>
        <w:top w:val="none" w:sz="0" w:space="0" w:color="auto"/>
        <w:left w:val="none" w:sz="0" w:space="0" w:color="auto"/>
        <w:bottom w:val="none" w:sz="0" w:space="0" w:color="auto"/>
        <w:right w:val="none" w:sz="0" w:space="0" w:color="auto"/>
      </w:divBdr>
    </w:div>
    <w:div w:id="280844458">
      <w:bodyDiv w:val="1"/>
      <w:marLeft w:val="0"/>
      <w:marRight w:val="0"/>
      <w:marTop w:val="0"/>
      <w:marBottom w:val="0"/>
      <w:divBdr>
        <w:top w:val="none" w:sz="0" w:space="0" w:color="auto"/>
        <w:left w:val="none" w:sz="0" w:space="0" w:color="auto"/>
        <w:bottom w:val="none" w:sz="0" w:space="0" w:color="auto"/>
        <w:right w:val="none" w:sz="0" w:space="0" w:color="auto"/>
      </w:divBdr>
    </w:div>
    <w:div w:id="312027323">
      <w:bodyDiv w:val="1"/>
      <w:marLeft w:val="0"/>
      <w:marRight w:val="0"/>
      <w:marTop w:val="0"/>
      <w:marBottom w:val="0"/>
      <w:divBdr>
        <w:top w:val="none" w:sz="0" w:space="0" w:color="auto"/>
        <w:left w:val="none" w:sz="0" w:space="0" w:color="auto"/>
        <w:bottom w:val="none" w:sz="0" w:space="0" w:color="auto"/>
        <w:right w:val="none" w:sz="0" w:space="0" w:color="auto"/>
      </w:divBdr>
    </w:div>
    <w:div w:id="385029912">
      <w:bodyDiv w:val="1"/>
      <w:marLeft w:val="0"/>
      <w:marRight w:val="0"/>
      <w:marTop w:val="0"/>
      <w:marBottom w:val="0"/>
      <w:divBdr>
        <w:top w:val="none" w:sz="0" w:space="0" w:color="auto"/>
        <w:left w:val="none" w:sz="0" w:space="0" w:color="auto"/>
        <w:bottom w:val="none" w:sz="0" w:space="0" w:color="auto"/>
        <w:right w:val="none" w:sz="0" w:space="0" w:color="auto"/>
      </w:divBdr>
    </w:div>
    <w:div w:id="403767678">
      <w:bodyDiv w:val="1"/>
      <w:marLeft w:val="0"/>
      <w:marRight w:val="0"/>
      <w:marTop w:val="0"/>
      <w:marBottom w:val="0"/>
      <w:divBdr>
        <w:top w:val="none" w:sz="0" w:space="0" w:color="auto"/>
        <w:left w:val="none" w:sz="0" w:space="0" w:color="auto"/>
        <w:bottom w:val="none" w:sz="0" w:space="0" w:color="auto"/>
        <w:right w:val="none" w:sz="0" w:space="0" w:color="auto"/>
      </w:divBdr>
    </w:div>
    <w:div w:id="407003447">
      <w:bodyDiv w:val="1"/>
      <w:marLeft w:val="0"/>
      <w:marRight w:val="0"/>
      <w:marTop w:val="0"/>
      <w:marBottom w:val="0"/>
      <w:divBdr>
        <w:top w:val="none" w:sz="0" w:space="0" w:color="auto"/>
        <w:left w:val="none" w:sz="0" w:space="0" w:color="auto"/>
        <w:bottom w:val="none" w:sz="0" w:space="0" w:color="auto"/>
        <w:right w:val="none" w:sz="0" w:space="0" w:color="auto"/>
      </w:divBdr>
      <w:divsChild>
        <w:div w:id="90247710">
          <w:marLeft w:val="1440"/>
          <w:marRight w:val="0"/>
          <w:marTop w:val="0"/>
          <w:marBottom w:val="0"/>
          <w:divBdr>
            <w:top w:val="none" w:sz="0" w:space="0" w:color="auto"/>
            <w:left w:val="none" w:sz="0" w:space="0" w:color="auto"/>
            <w:bottom w:val="none" w:sz="0" w:space="0" w:color="auto"/>
            <w:right w:val="none" w:sz="0" w:space="0" w:color="auto"/>
          </w:divBdr>
        </w:div>
        <w:div w:id="236523110">
          <w:marLeft w:val="1440"/>
          <w:marRight w:val="0"/>
          <w:marTop w:val="0"/>
          <w:marBottom w:val="0"/>
          <w:divBdr>
            <w:top w:val="none" w:sz="0" w:space="0" w:color="auto"/>
            <w:left w:val="none" w:sz="0" w:space="0" w:color="auto"/>
            <w:bottom w:val="none" w:sz="0" w:space="0" w:color="auto"/>
            <w:right w:val="none" w:sz="0" w:space="0" w:color="auto"/>
          </w:divBdr>
        </w:div>
        <w:div w:id="363943477">
          <w:marLeft w:val="720"/>
          <w:marRight w:val="0"/>
          <w:marTop w:val="0"/>
          <w:marBottom w:val="0"/>
          <w:divBdr>
            <w:top w:val="none" w:sz="0" w:space="0" w:color="auto"/>
            <w:left w:val="none" w:sz="0" w:space="0" w:color="auto"/>
            <w:bottom w:val="none" w:sz="0" w:space="0" w:color="auto"/>
            <w:right w:val="none" w:sz="0" w:space="0" w:color="auto"/>
          </w:divBdr>
        </w:div>
        <w:div w:id="498927540">
          <w:marLeft w:val="1440"/>
          <w:marRight w:val="0"/>
          <w:marTop w:val="0"/>
          <w:marBottom w:val="0"/>
          <w:divBdr>
            <w:top w:val="none" w:sz="0" w:space="0" w:color="auto"/>
            <w:left w:val="none" w:sz="0" w:space="0" w:color="auto"/>
            <w:bottom w:val="none" w:sz="0" w:space="0" w:color="auto"/>
            <w:right w:val="none" w:sz="0" w:space="0" w:color="auto"/>
          </w:divBdr>
        </w:div>
        <w:div w:id="711998761">
          <w:marLeft w:val="1440"/>
          <w:marRight w:val="0"/>
          <w:marTop w:val="0"/>
          <w:marBottom w:val="0"/>
          <w:divBdr>
            <w:top w:val="none" w:sz="0" w:space="0" w:color="auto"/>
            <w:left w:val="none" w:sz="0" w:space="0" w:color="auto"/>
            <w:bottom w:val="none" w:sz="0" w:space="0" w:color="auto"/>
            <w:right w:val="none" w:sz="0" w:space="0" w:color="auto"/>
          </w:divBdr>
        </w:div>
        <w:div w:id="776602830">
          <w:marLeft w:val="720"/>
          <w:marRight w:val="0"/>
          <w:marTop w:val="0"/>
          <w:marBottom w:val="0"/>
          <w:divBdr>
            <w:top w:val="none" w:sz="0" w:space="0" w:color="auto"/>
            <w:left w:val="none" w:sz="0" w:space="0" w:color="auto"/>
            <w:bottom w:val="none" w:sz="0" w:space="0" w:color="auto"/>
            <w:right w:val="none" w:sz="0" w:space="0" w:color="auto"/>
          </w:divBdr>
        </w:div>
        <w:div w:id="923299434">
          <w:marLeft w:val="1440"/>
          <w:marRight w:val="0"/>
          <w:marTop w:val="0"/>
          <w:marBottom w:val="0"/>
          <w:divBdr>
            <w:top w:val="none" w:sz="0" w:space="0" w:color="auto"/>
            <w:left w:val="none" w:sz="0" w:space="0" w:color="auto"/>
            <w:bottom w:val="none" w:sz="0" w:space="0" w:color="auto"/>
            <w:right w:val="none" w:sz="0" w:space="0" w:color="auto"/>
          </w:divBdr>
        </w:div>
        <w:div w:id="972519863">
          <w:marLeft w:val="1440"/>
          <w:marRight w:val="0"/>
          <w:marTop w:val="0"/>
          <w:marBottom w:val="0"/>
          <w:divBdr>
            <w:top w:val="none" w:sz="0" w:space="0" w:color="auto"/>
            <w:left w:val="none" w:sz="0" w:space="0" w:color="auto"/>
            <w:bottom w:val="none" w:sz="0" w:space="0" w:color="auto"/>
            <w:right w:val="none" w:sz="0" w:space="0" w:color="auto"/>
          </w:divBdr>
        </w:div>
        <w:div w:id="1147817161">
          <w:marLeft w:val="720"/>
          <w:marRight w:val="0"/>
          <w:marTop w:val="0"/>
          <w:marBottom w:val="0"/>
          <w:divBdr>
            <w:top w:val="none" w:sz="0" w:space="0" w:color="auto"/>
            <w:left w:val="none" w:sz="0" w:space="0" w:color="auto"/>
            <w:bottom w:val="none" w:sz="0" w:space="0" w:color="auto"/>
            <w:right w:val="none" w:sz="0" w:space="0" w:color="auto"/>
          </w:divBdr>
        </w:div>
        <w:div w:id="1150706254">
          <w:marLeft w:val="1440"/>
          <w:marRight w:val="0"/>
          <w:marTop w:val="0"/>
          <w:marBottom w:val="0"/>
          <w:divBdr>
            <w:top w:val="none" w:sz="0" w:space="0" w:color="auto"/>
            <w:left w:val="none" w:sz="0" w:space="0" w:color="auto"/>
            <w:bottom w:val="none" w:sz="0" w:space="0" w:color="auto"/>
            <w:right w:val="none" w:sz="0" w:space="0" w:color="auto"/>
          </w:divBdr>
        </w:div>
      </w:divsChild>
    </w:div>
    <w:div w:id="412898246">
      <w:bodyDiv w:val="1"/>
      <w:marLeft w:val="0"/>
      <w:marRight w:val="0"/>
      <w:marTop w:val="0"/>
      <w:marBottom w:val="0"/>
      <w:divBdr>
        <w:top w:val="none" w:sz="0" w:space="0" w:color="auto"/>
        <w:left w:val="none" w:sz="0" w:space="0" w:color="auto"/>
        <w:bottom w:val="none" w:sz="0" w:space="0" w:color="auto"/>
        <w:right w:val="none" w:sz="0" w:space="0" w:color="auto"/>
      </w:divBdr>
    </w:div>
    <w:div w:id="414977741">
      <w:bodyDiv w:val="1"/>
      <w:marLeft w:val="0"/>
      <w:marRight w:val="0"/>
      <w:marTop w:val="0"/>
      <w:marBottom w:val="0"/>
      <w:divBdr>
        <w:top w:val="none" w:sz="0" w:space="0" w:color="auto"/>
        <w:left w:val="none" w:sz="0" w:space="0" w:color="auto"/>
        <w:bottom w:val="none" w:sz="0" w:space="0" w:color="auto"/>
        <w:right w:val="none" w:sz="0" w:space="0" w:color="auto"/>
      </w:divBdr>
    </w:div>
    <w:div w:id="418865830">
      <w:bodyDiv w:val="1"/>
      <w:marLeft w:val="0"/>
      <w:marRight w:val="0"/>
      <w:marTop w:val="0"/>
      <w:marBottom w:val="0"/>
      <w:divBdr>
        <w:top w:val="none" w:sz="0" w:space="0" w:color="auto"/>
        <w:left w:val="none" w:sz="0" w:space="0" w:color="auto"/>
        <w:bottom w:val="none" w:sz="0" w:space="0" w:color="auto"/>
        <w:right w:val="none" w:sz="0" w:space="0" w:color="auto"/>
      </w:divBdr>
    </w:div>
    <w:div w:id="450393423">
      <w:bodyDiv w:val="1"/>
      <w:marLeft w:val="0"/>
      <w:marRight w:val="0"/>
      <w:marTop w:val="0"/>
      <w:marBottom w:val="0"/>
      <w:divBdr>
        <w:top w:val="none" w:sz="0" w:space="0" w:color="auto"/>
        <w:left w:val="none" w:sz="0" w:space="0" w:color="auto"/>
        <w:bottom w:val="none" w:sz="0" w:space="0" w:color="auto"/>
        <w:right w:val="none" w:sz="0" w:space="0" w:color="auto"/>
      </w:divBdr>
    </w:div>
    <w:div w:id="465968936">
      <w:bodyDiv w:val="1"/>
      <w:marLeft w:val="0"/>
      <w:marRight w:val="0"/>
      <w:marTop w:val="0"/>
      <w:marBottom w:val="0"/>
      <w:divBdr>
        <w:top w:val="none" w:sz="0" w:space="0" w:color="auto"/>
        <w:left w:val="none" w:sz="0" w:space="0" w:color="auto"/>
        <w:bottom w:val="none" w:sz="0" w:space="0" w:color="auto"/>
        <w:right w:val="none" w:sz="0" w:space="0" w:color="auto"/>
      </w:divBdr>
    </w:div>
    <w:div w:id="471141534">
      <w:bodyDiv w:val="1"/>
      <w:marLeft w:val="0"/>
      <w:marRight w:val="0"/>
      <w:marTop w:val="0"/>
      <w:marBottom w:val="0"/>
      <w:divBdr>
        <w:top w:val="none" w:sz="0" w:space="0" w:color="auto"/>
        <w:left w:val="none" w:sz="0" w:space="0" w:color="auto"/>
        <w:bottom w:val="none" w:sz="0" w:space="0" w:color="auto"/>
        <w:right w:val="none" w:sz="0" w:space="0" w:color="auto"/>
      </w:divBdr>
    </w:div>
    <w:div w:id="502597805">
      <w:bodyDiv w:val="1"/>
      <w:marLeft w:val="0"/>
      <w:marRight w:val="0"/>
      <w:marTop w:val="0"/>
      <w:marBottom w:val="0"/>
      <w:divBdr>
        <w:top w:val="none" w:sz="0" w:space="0" w:color="auto"/>
        <w:left w:val="none" w:sz="0" w:space="0" w:color="auto"/>
        <w:bottom w:val="none" w:sz="0" w:space="0" w:color="auto"/>
        <w:right w:val="none" w:sz="0" w:space="0" w:color="auto"/>
      </w:divBdr>
    </w:div>
    <w:div w:id="525757232">
      <w:bodyDiv w:val="1"/>
      <w:marLeft w:val="0"/>
      <w:marRight w:val="0"/>
      <w:marTop w:val="0"/>
      <w:marBottom w:val="0"/>
      <w:divBdr>
        <w:top w:val="none" w:sz="0" w:space="0" w:color="auto"/>
        <w:left w:val="none" w:sz="0" w:space="0" w:color="auto"/>
        <w:bottom w:val="none" w:sz="0" w:space="0" w:color="auto"/>
        <w:right w:val="none" w:sz="0" w:space="0" w:color="auto"/>
      </w:divBdr>
      <w:divsChild>
        <w:div w:id="82727881">
          <w:marLeft w:val="0"/>
          <w:marRight w:val="0"/>
          <w:marTop w:val="0"/>
          <w:marBottom w:val="0"/>
          <w:divBdr>
            <w:top w:val="none" w:sz="0" w:space="0" w:color="auto"/>
            <w:left w:val="none" w:sz="0" w:space="0" w:color="auto"/>
            <w:bottom w:val="none" w:sz="0" w:space="0" w:color="auto"/>
            <w:right w:val="none" w:sz="0" w:space="0" w:color="auto"/>
          </w:divBdr>
        </w:div>
        <w:div w:id="539124867">
          <w:blockQuote w:val="1"/>
          <w:marLeft w:val="600"/>
          <w:marRight w:val="0"/>
          <w:marTop w:val="0"/>
          <w:marBottom w:val="0"/>
          <w:divBdr>
            <w:top w:val="none" w:sz="0" w:space="0" w:color="auto"/>
            <w:left w:val="none" w:sz="0" w:space="0" w:color="auto"/>
            <w:bottom w:val="none" w:sz="0" w:space="0" w:color="auto"/>
            <w:right w:val="none" w:sz="0" w:space="0" w:color="auto"/>
          </w:divBdr>
          <w:divsChild>
            <w:div w:id="32467935">
              <w:marLeft w:val="0"/>
              <w:marRight w:val="0"/>
              <w:marTop w:val="0"/>
              <w:marBottom w:val="0"/>
              <w:divBdr>
                <w:top w:val="none" w:sz="0" w:space="0" w:color="auto"/>
                <w:left w:val="none" w:sz="0" w:space="0" w:color="auto"/>
                <w:bottom w:val="none" w:sz="0" w:space="0" w:color="auto"/>
                <w:right w:val="none" w:sz="0" w:space="0" w:color="auto"/>
              </w:divBdr>
            </w:div>
            <w:div w:id="105544253">
              <w:marLeft w:val="0"/>
              <w:marRight w:val="0"/>
              <w:marTop w:val="0"/>
              <w:marBottom w:val="0"/>
              <w:divBdr>
                <w:top w:val="none" w:sz="0" w:space="0" w:color="auto"/>
                <w:left w:val="none" w:sz="0" w:space="0" w:color="auto"/>
                <w:bottom w:val="none" w:sz="0" w:space="0" w:color="auto"/>
                <w:right w:val="none" w:sz="0" w:space="0" w:color="auto"/>
              </w:divBdr>
            </w:div>
            <w:div w:id="266277824">
              <w:marLeft w:val="0"/>
              <w:marRight w:val="0"/>
              <w:marTop w:val="0"/>
              <w:marBottom w:val="0"/>
              <w:divBdr>
                <w:top w:val="none" w:sz="0" w:space="0" w:color="auto"/>
                <w:left w:val="none" w:sz="0" w:space="0" w:color="auto"/>
                <w:bottom w:val="none" w:sz="0" w:space="0" w:color="auto"/>
                <w:right w:val="none" w:sz="0" w:space="0" w:color="auto"/>
              </w:divBdr>
            </w:div>
            <w:div w:id="487525470">
              <w:marLeft w:val="0"/>
              <w:marRight w:val="0"/>
              <w:marTop w:val="0"/>
              <w:marBottom w:val="0"/>
              <w:divBdr>
                <w:top w:val="none" w:sz="0" w:space="0" w:color="auto"/>
                <w:left w:val="none" w:sz="0" w:space="0" w:color="auto"/>
                <w:bottom w:val="none" w:sz="0" w:space="0" w:color="auto"/>
                <w:right w:val="none" w:sz="0" w:space="0" w:color="auto"/>
              </w:divBdr>
            </w:div>
            <w:div w:id="816607017">
              <w:marLeft w:val="0"/>
              <w:marRight w:val="0"/>
              <w:marTop w:val="0"/>
              <w:marBottom w:val="0"/>
              <w:divBdr>
                <w:top w:val="none" w:sz="0" w:space="0" w:color="auto"/>
                <w:left w:val="none" w:sz="0" w:space="0" w:color="auto"/>
                <w:bottom w:val="none" w:sz="0" w:space="0" w:color="auto"/>
                <w:right w:val="none" w:sz="0" w:space="0" w:color="auto"/>
              </w:divBdr>
            </w:div>
            <w:div w:id="837041413">
              <w:marLeft w:val="0"/>
              <w:marRight w:val="0"/>
              <w:marTop w:val="0"/>
              <w:marBottom w:val="0"/>
              <w:divBdr>
                <w:top w:val="none" w:sz="0" w:space="0" w:color="auto"/>
                <w:left w:val="none" w:sz="0" w:space="0" w:color="auto"/>
                <w:bottom w:val="none" w:sz="0" w:space="0" w:color="auto"/>
                <w:right w:val="none" w:sz="0" w:space="0" w:color="auto"/>
              </w:divBdr>
            </w:div>
            <w:div w:id="1876380175">
              <w:marLeft w:val="0"/>
              <w:marRight w:val="0"/>
              <w:marTop w:val="0"/>
              <w:marBottom w:val="0"/>
              <w:divBdr>
                <w:top w:val="none" w:sz="0" w:space="0" w:color="auto"/>
                <w:left w:val="none" w:sz="0" w:space="0" w:color="auto"/>
                <w:bottom w:val="none" w:sz="0" w:space="0" w:color="auto"/>
                <w:right w:val="none" w:sz="0" w:space="0" w:color="auto"/>
              </w:divBdr>
            </w:div>
          </w:divsChild>
        </w:div>
        <w:div w:id="1455103642">
          <w:marLeft w:val="0"/>
          <w:marRight w:val="0"/>
          <w:marTop w:val="0"/>
          <w:marBottom w:val="0"/>
          <w:divBdr>
            <w:top w:val="none" w:sz="0" w:space="0" w:color="auto"/>
            <w:left w:val="none" w:sz="0" w:space="0" w:color="auto"/>
            <w:bottom w:val="none" w:sz="0" w:space="0" w:color="auto"/>
            <w:right w:val="none" w:sz="0" w:space="0" w:color="auto"/>
          </w:divBdr>
        </w:div>
      </w:divsChild>
    </w:div>
    <w:div w:id="528102013">
      <w:bodyDiv w:val="1"/>
      <w:marLeft w:val="0"/>
      <w:marRight w:val="0"/>
      <w:marTop w:val="0"/>
      <w:marBottom w:val="0"/>
      <w:divBdr>
        <w:top w:val="none" w:sz="0" w:space="0" w:color="auto"/>
        <w:left w:val="none" w:sz="0" w:space="0" w:color="auto"/>
        <w:bottom w:val="none" w:sz="0" w:space="0" w:color="auto"/>
        <w:right w:val="none" w:sz="0" w:space="0" w:color="auto"/>
      </w:divBdr>
    </w:div>
    <w:div w:id="532691521">
      <w:bodyDiv w:val="1"/>
      <w:marLeft w:val="0"/>
      <w:marRight w:val="0"/>
      <w:marTop w:val="0"/>
      <w:marBottom w:val="0"/>
      <w:divBdr>
        <w:top w:val="none" w:sz="0" w:space="0" w:color="auto"/>
        <w:left w:val="none" w:sz="0" w:space="0" w:color="auto"/>
        <w:bottom w:val="none" w:sz="0" w:space="0" w:color="auto"/>
        <w:right w:val="none" w:sz="0" w:space="0" w:color="auto"/>
      </w:divBdr>
    </w:div>
    <w:div w:id="633801541">
      <w:bodyDiv w:val="1"/>
      <w:marLeft w:val="0"/>
      <w:marRight w:val="0"/>
      <w:marTop w:val="0"/>
      <w:marBottom w:val="0"/>
      <w:divBdr>
        <w:top w:val="none" w:sz="0" w:space="0" w:color="auto"/>
        <w:left w:val="none" w:sz="0" w:space="0" w:color="auto"/>
        <w:bottom w:val="none" w:sz="0" w:space="0" w:color="auto"/>
        <w:right w:val="none" w:sz="0" w:space="0" w:color="auto"/>
      </w:divBdr>
    </w:div>
    <w:div w:id="656031045">
      <w:bodyDiv w:val="1"/>
      <w:marLeft w:val="0"/>
      <w:marRight w:val="0"/>
      <w:marTop w:val="0"/>
      <w:marBottom w:val="0"/>
      <w:divBdr>
        <w:top w:val="none" w:sz="0" w:space="0" w:color="auto"/>
        <w:left w:val="none" w:sz="0" w:space="0" w:color="auto"/>
        <w:bottom w:val="none" w:sz="0" w:space="0" w:color="auto"/>
        <w:right w:val="none" w:sz="0" w:space="0" w:color="auto"/>
      </w:divBdr>
    </w:div>
    <w:div w:id="662659023">
      <w:bodyDiv w:val="1"/>
      <w:marLeft w:val="0"/>
      <w:marRight w:val="0"/>
      <w:marTop w:val="0"/>
      <w:marBottom w:val="0"/>
      <w:divBdr>
        <w:top w:val="none" w:sz="0" w:space="0" w:color="auto"/>
        <w:left w:val="none" w:sz="0" w:space="0" w:color="auto"/>
        <w:bottom w:val="none" w:sz="0" w:space="0" w:color="auto"/>
        <w:right w:val="none" w:sz="0" w:space="0" w:color="auto"/>
      </w:divBdr>
    </w:div>
    <w:div w:id="666787535">
      <w:bodyDiv w:val="1"/>
      <w:marLeft w:val="0"/>
      <w:marRight w:val="0"/>
      <w:marTop w:val="0"/>
      <w:marBottom w:val="0"/>
      <w:divBdr>
        <w:top w:val="none" w:sz="0" w:space="0" w:color="auto"/>
        <w:left w:val="none" w:sz="0" w:space="0" w:color="auto"/>
        <w:bottom w:val="none" w:sz="0" w:space="0" w:color="auto"/>
        <w:right w:val="none" w:sz="0" w:space="0" w:color="auto"/>
      </w:divBdr>
      <w:divsChild>
        <w:div w:id="547494898">
          <w:marLeft w:val="720"/>
          <w:marRight w:val="0"/>
          <w:marTop w:val="0"/>
          <w:marBottom w:val="0"/>
          <w:divBdr>
            <w:top w:val="none" w:sz="0" w:space="0" w:color="auto"/>
            <w:left w:val="none" w:sz="0" w:space="0" w:color="auto"/>
            <w:bottom w:val="none" w:sz="0" w:space="0" w:color="auto"/>
            <w:right w:val="none" w:sz="0" w:space="0" w:color="auto"/>
          </w:divBdr>
        </w:div>
        <w:div w:id="956133924">
          <w:marLeft w:val="720"/>
          <w:marRight w:val="0"/>
          <w:marTop w:val="0"/>
          <w:marBottom w:val="0"/>
          <w:divBdr>
            <w:top w:val="none" w:sz="0" w:space="0" w:color="auto"/>
            <w:left w:val="none" w:sz="0" w:space="0" w:color="auto"/>
            <w:bottom w:val="none" w:sz="0" w:space="0" w:color="auto"/>
            <w:right w:val="none" w:sz="0" w:space="0" w:color="auto"/>
          </w:divBdr>
        </w:div>
        <w:div w:id="1761295793">
          <w:marLeft w:val="720"/>
          <w:marRight w:val="0"/>
          <w:marTop w:val="0"/>
          <w:marBottom w:val="0"/>
          <w:divBdr>
            <w:top w:val="none" w:sz="0" w:space="0" w:color="auto"/>
            <w:left w:val="none" w:sz="0" w:space="0" w:color="auto"/>
            <w:bottom w:val="none" w:sz="0" w:space="0" w:color="auto"/>
            <w:right w:val="none" w:sz="0" w:space="0" w:color="auto"/>
          </w:divBdr>
        </w:div>
        <w:div w:id="1946039693">
          <w:marLeft w:val="720"/>
          <w:marRight w:val="0"/>
          <w:marTop w:val="0"/>
          <w:marBottom w:val="0"/>
          <w:divBdr>
            <w:top w:val="none" w:sz="0" w:space="0" w:color="auto"/>
            <w:left w:val="none" w:sz="0" w:space="0" w:color="auto"/>
            <w:bottom w:val="none" w:sz="0" w:space="0" w:color="auto"/>
            <w:right w:val="none" w:sz="0" w:space="0" w:color="auto"/>
          </w:divBdr>
        </w:div>
        <w:div w:id="2054377443">
          <w:marLeft w:val="720"/>
          <w:marRight w:val="0"/>
          <w:marTop w:val="0"/>
          <w:marBottom w:val="0"/>
          <w:divBdr>
            <w:top w:val="none" w:sz="0" w:space="0" w:color="auto"/>
            <w:left w:val="none" w:sz="0" w:space="0" w:color="auto"/>
            <w:bottom w:val="none" w:sz="0" w:space="0" w:color="auto"/>
            <w:right w:val="none" w:sz="0" w:space="0" w:color="auto"/>
          </w:divBdr>
        </w:div>
        <w:div w:id="2054452376">
          <w:marLeft w:val="720"/>
          <w:marRight w:val="0"/>
          <w:marTop w:val="0"/>
          <w:marBottom w:val="0"/>
          <w:divBdr>
            <w:top w:val="none" w:sz="0" w:space="0" w:color="auto"/>
            <w:left w:val="none" w:sz="0" w:space="0" w:color="auto"/>
            <w:bottom w:val="none" w:sz="0" w:space="0" w:color="auto"/>
            <w:right w:val="none" w:sz="0" w:space="0" w:color="auto"/>
          </w:divBdr>
        </w:div>
      </w:divsChild>
    </w:div>
    <w:div w:id="672025017">
      <w:bodyDiv w:val="1"/>
      <w:marLeft w:val="0"/>
      <w:marRight w:val="0"/>
      <w:marTop w:val="0"/>
      <w:marBottom w:val="0"/>
      <w:divBdr>
        <w:top w:val="none" w:sz="0" w:space="0" w:color="auto"/>
        <w:left w:val="none" w:sz="0" w:space="0" w:color="auto"/>
        <w:bottom w:val="none" w:sz="0" w:space="0" w:color="auto"/>
        <w:right w:val="none" w:sz="0" w:space="0" w:color="auto"/>
      </w:divBdr>
    </w:div>
    <w:div w:id="684554749">
      <w:bodyDiv w:val="1"/>
      <w:marLeft w:val="0"/>
      <w:marRight w:val="0"/>
      <w:marTop w:val="0"/>
      <w:marBottom w:val="0"/>
      <w:divBdr>
        <w:top w:val="none" w:sz="0" w:space="0" w:color="auto"/>
        <w:left w:val="none" w:sz="0" w:space="0" w:color="auto"/>
        <w:bottom w:val="none" w:sz="0" w:space="0" w:color="auto"/>
        <w:right w:val="none" w:sz="0" w:space="0" w:color="auto"/>
      </w:divBdr>
    </w:div>
    <w:div w:id="687951674">
      <w:bodyDiv w:val="1"/>
      <w:marLeft w:val="0"/>
      <w:marRight w:val="0"/>
      <w:marTop w:val="0"/>
      <w:marBottom w:val="0"/>
      <w:divBdr>
        <w:top w:val="none" w:sz="0" w:space="0" w:color="auto"/>
        <w:left w:val="none" w:sz="0" w:space="0" w:color="auto"/>
        <w:bottom w:val="none" w:sz="0" w:space="0" w:color="auto"/>
        <w:right w:val="none" w:sz="0" w:space="0" w:color="auto"/>
      </w:divBdr>
    </w:div>
    <w:div w:id="721439236">
      <w:bodyDiv w:val="1"/>
      <w:marLeft w:val="0"/>
      <w:marRight w:val="0"/>
      <w:marTop w:val="0"/>
      <w:marBottom w:val="0"/>
      <w:divBdr>
        <w:top w:val="none" w:sz="0" w:space="0" w:color="auto"/>
        <w:left w:val="none" w:sz="0" w:space="0" w:color="auto"/>
        <w:bottom w:val="none" w:sz="0" w:space="0" w:color="auto"/>
        <w:right w:val="none" w:sz="0" w:space="0" w:color="auto"/>
      </w:divBdr>
    </w:div>
    <w:div w:id="725638908">
      <w:bodyDiv w:val="1"/>
      <w:marLeft w:val="0"/>
      <w:marRight w:val="0"/>
      <w:marTop w:val="0"/>
      <w:marBottom w:val="0"/>
      <w:divBdr>
        <w:top w:val="none" w:sz="0" w:space="0" w:color="auto"/>
        <w:left w:val="none" w:sz="0" w:space="0" w:color="auto"/>
        <w:bottom w:val="none" w:sz="0" w:space="0" w:color="auto"/>
        <w:right w:val="none" w:sz="0" w:space="0" w:color="auto"/>
      </w:divBdr>
    </w:div>
    <w:div w:id="733895977">
      <w:bodyDiv w:val="1"/>
      <w:marLeft w:val="0"/>
      <w:marRight w:val="0"/>
      <w:marTop w:val="0"/>
      <w:marBottom w:val="0"/>
      <w:divBdr>
        <w:top w:val="none" w:sz="0" w:space="0" w:color="auto"/>
        <w:left w:val="none" w:sz="0" w:space="0" w:color="auto"/>
        <w:bottom w:val="none" w:sz="0" w:space="0" w:color="auto"/>
        <w:right w:val="none" w:sz="0" w:space="0" w:color="auto"/>
      </w:divBdr>
    </w:div>
    <w:div w:id="821241118">
      <w:bodyDiv w:val="1"/>
      <w:marLeft w:val="0"/>
      <w:marRight w:val="0"/>
      <w:marTop w:val="0"/>
      <w:marBottom w:val="0"/>
      <w:divBdr>
        <w:top w:val="none" w:sz="0" w:space="0" w:color="auto"/>
        <w:left w:val="none" w:sz="0" w:space="0" w:color="auto"/>
        <w:bottom w:val="none" w:sz="0" w:space="0" w:color="auto"/>
        <w:right w:val="none" w:sz="0" w:space="0" w:color="auto"/>
      </w:divBdr>
    </w:div>
    <w:div w:id="821964255">
      <w:bodyDiv w:val="1"/>
      <w:marLeft w:val="0"/>
      <w:marRight w:val="0"/>
      <w:marTop w:val="0"/>
      <w:marBottom w:val="0"/>
      <w:divBdr>
        <w:top w:val="none" w:sz="0" w:space="0" w:color="auto"/>
        <w:left w:val="none" w:sz="0" w:space="0" w:color="auto"/>
        <w:bottom w:val="none" w:sz="0" w:space="0" w:color="auto"/>
        <w:right w:val="none" w:sz="0" w:space="0" w:color="auto"/>
      </w:divBdr>
    </w:div>
    <w:div w:id="825098282">
      <w:bodyDiv w:val="1"/>
      <w:marLeft w:val="0"/>
      <w:marRight w:val="0"/>
      <w:marTop w:val="0"/>
      <w:marBottom w:val="0"/>
      <w:divBdr>
        <w:top w:val="none" w:sz="0" w:space="0" w:color="auto"/>
        <w:left w:val="none" w:sz="0" w:space="0" w:color="auto"/>
        <w:bottom w:val="none" w:sz="0" w:space="0" w:color="auto"/>
        <w:right w:val="none" w:sz="0" w:space="0" w:color="auto"/>
      </w:divBdr>
    </w:div>
    <w:div w:id="835652783">
      <w:bodyDiv w:val="1"/>
      <w:marLeft w:val="0"/>
      <w:marRight w:val="0"/>
      <w:marTop w:val="0"/>
      <w:marBottom w:val="0"/>
      <w:divBdr>
        <w:top w:val="none" w:sz="0" w:space="0" w:color="auto"/>
        <w:left w:val="none" w:sz="0" w:space="0" w:color="auto"/>
        <w:bottom w:val="none" w:sz="0" w:space="0" w:color="auto"/>
        <w:right w:val="none" w:sz="0" w:space="0" w:color="auto"/>
      </w:divBdr>
    </w:div>
    <w:div w:id="853691459">
      <w:bodyDiv w:val="1"/>
      <w:marLeft w:val="0"/>
      <w:marRight w:val="0"/>
      <w:marTop w:val="0"/>
      <w:marBottom w:val="0"/>
      <w:divBdr>
        <w:top w:val="none" w:sz="0" w:space="0" w:color="auto"/>
        <w:left w:val="none" w:sz="0" w:space="0" w:color="auto"/>
        <w:bottom w:val="none" w:sz="0" w:space="0" w:color="auto"/>
        <w:right w:val="none" w:sz="0" w:space="0" w:color="auto"/>
      </w:divBdr>
    </w:div>
    <w:div w:id="904527922">
      <w:bodyDiv w:val="1"/>
      <w:marLeft w:val="0"/>
      <w:marRight w:val="0"/>
      <w:marTop w:val="0"/>
      <w:marBottom w:val="0"/>
      <w:divBdr>
        <w:top w:val="none" w:sz="0" w:space="0" w:color="auto"/>
        <w:left w:val="none" w:sz="0" w:space="0" w:color="auto"/>
        <w:bottom w:val="none" w:sz="0" w:space="0" w:color="auto"/>
        <w:right w:val="none" w:sz="0" w:space="0" w:color="auto"/>
      </w:divBdr>
    </w:div>
    <w:div w:id="909657468">
      <w:bodyDiv w:val="1"/>
      <w:marLeft w:val="0"/>
      <w:marRight w:val="0"/>
      <w:marTop w:val="0"/>
      <w:marBottom w:val="0"/>
      <w:divBdr>
        <w:top w:val="none" w:sz="0" w:space="0" w:color="auto"/>
        <w:left w:val="none" w:sz="0" w:space="0" w:color="auto"/>
        <w:bottom w:val="none" w:sz="0" w:space="0" w:color="auto"/>
        <w:right w:val="none" w:sz="0" w:space="0" w:color="auto"/>
      </w:divBdr>
    </w:div>
    <w:div w:id="912927914">
      <w:bodyDiv w:val="1"/>
      <w:marLeft w:val="0"/>
      <w:marRight w:val="0"/>
      <w:marTop w:val="0"/>
      <w:marBottom w:val="0"/>
      <w:divBdr>
        <w:top w:val="none" w:sz="0" w:space="0" w:color="auto"/>
        <w:left w:val="none" w:sz="0" w:space="0" w:color="auto"/>
        <w:bottom w:val="none" w:sz="0" w:space="0" w:color="auto"/>
        <w:right w:val="none" w:sz="0" w:space="0" w:color="auto"/>
      </w:divBdr>
    </w:div>
    <w:div w:id="913585150">
      <w:bodyDiv w:val="1"/>
      <w:marLeft w:val="0"/>
      <w:marRight w:val="0"/>
      <w:marTop w:val="0"/>
      <w:marBottom w:val="0"/>
      <w:divBdr>
        <w:top w:val="none" w:sz="0" w:space="0" w:color="auto"/>
        <w:left w:val="none" w:sz="0" w:space="0" w:color="auto"/>
        <w:bottom w:val="none" w:sz="0" w:space="0" w:color="auto"/>
        <w:right w:val="none" w:sz="0" w:space="0" w:color="auto"/>
      </w:divBdr>
    </w:div>
    <w:div w:id="919215560">
      <w:bodyDiv w:val="1"/>
      <w:marLeft w:val="0"/>
      <w:marRight w:val="0"/>
      <w:marTop w:val="0"/>
      <w:marBottom w:val="0"/>
      <w:divBdr>
        <w:top w:val="none" w:sz="0" w:space="0" w:color="auto"/>
        <w:left w:val="none" w:sz="0" w:space="0" w:color="auto"/>
        <w:bottom w:val="none" w:sz="0" w:space="0" w:color="auto"/>
        <w:right w:val="none" w:sz="0" w:space="0" w:color="auto"/>
      </w:divBdr>
    </w:div>
    <w:div w:id="938683054">
      <w:bodyDiv w:val="1"/>
      <w:marLeft w:val="0"/>
      <w:marRight w:val="0"/>
      <w:marTop w:val="0"/>
      <w:marBottom w:val="0"/>
      <w:divBdr>
        <w:top w:val="none" w:sz="0" w:space="0" w:color="auto"/>
        <w:left w:val="none" w:sz="0" w:space="0" w:color="auto"/>
        <w:bottom w:val="none" w:sz="0" w:space="0" w:color="auto"/>
        <w:right w:val="none" w:sz="0" w:space="0" w:color="auto"/>
      </w:divBdr>
    </w:div>
    <w:div w:id="943463442">
      <w:bodyDiv w:val="1"/>
      <w:marLeft w:val="0"/>
      <w:marRight w:val="0"/>
      <w:marTop w:val="0"/>
      <w:marBottom w:val="0"/>
      <w:divBdr>
        <w:top w:val="none" w:sz="0" w:space="0" w:color="auto"/>
        <w:left w:val="none" w:sz="0" w:space="0" w:color="auto"/>
        <w:bottom w:val="none" w:sz="0" w:space="0" w:color="auto"/>
        <w:right w:val="none" w:sz="0" w:space="0" w:color="auto"/>
      </w:divBdr>
    </w:div>
    <w:div w:id="959185703">
      <w:bodyDiv w:val="1"/>
      <w:marLeft w:val="0"/>
      <w:marRight w:val="0"/>
      <w:marTop w:val="0"/>
      <w:marBottom w:val="0"/>
      <w:divBdr>
        <w:top w:val="none" w:sz="0" w:space="0" w:color="auto"/>
        <w:left w:val="none" w:sz="0" w:space="0" w:color="auto"/>
        <w:bottom w:val="none" w:sz="0" w:space="0" w:color="auto"/>
        <w:right w:val="none" w:sz="0" w:space="0" w:color="auto"/>
      </w:divBdr>
    </w:div>
    <w:div w:id="974070039">
      <w:bodyDiv w:val="1"/>
      <w:marLeft w:val="0"/>
      <w:marRight w:val="0"/>
      <w:marTop w:val="0"/>
      <w:marBottom w:val="0"/>
      <w:divBdr>
        <w:top w:val="none" w:sz="0" w:space="0" w:color="auto"/>
        <w:left w:val="none" w:sz="0" w:space="0" w:color="auto"/>
        <w:bottom w:val="none" w:sz="0" w:space="0" w:color="auto"/>
        <w:right w:val="none" w:sz="0" w:space="0" w:color="auto"/>
      </w:divBdr>
    </w:div>
    <w:div w:id="975836528">
      <w:bodyDiv w:val="1"/>
      <w:marLeft w:val="0"/>
      <w:marRight w:val="0"/>
      <w:marTop w:val="0"/>
      <w:marBottom w:val="0"/>
      <w:divBdr>
        <w:top w:val="none" w:sz="0" w:space="0" w:color="auto"/>
        <w:left w:val="none" w:sz="0" w:space="0" w:color="auto"/>
        <w:bottom w:val="none" w:sz="0" w:space="0" w:color="auto"/>
        <w:right w:val="none" w:sz="0" w:space="0" w:color="auto"/>
      </w:divBdr>
    </w:div>
    <w:div w:id="985813348">
      <w:bodyDiv w:val="1"/>
      <w:marLeft w:val="0"/>
      <w:marRight w:val="0"/>
      <w:marTop w:val="0"/>
      <w:marBottom w:val="0"/>
      <w:divBdr>
        <w:top w:val="none" w:sz="0" w:space="0" w:color="auto"/>
        <w:left w:val="none" w:sz="0" w:space="0" w:color="auto"/>
        <w:bottom w:val="none" w:sz="0" w:space="0" w:color="auto"/>
        <w:right w:val="none" w:sz="0" w:space="0" w:color="auto"/>
      </w:divBdr>
      <w:divsChild>
        <w:div w:id="12656649">
          <w:marLeft w:val="1166"/>
          <w:marRight w:val="0"/>
          <w:marTop w:val="100"/>
          <w:marBottom w:val="0"/>
          <w:divBdr>
            <w:top w:val="none" w:sz="0" w:space="0" w:color="auto"/>
            <w:left w:val="none" w:sz="0" w:space="0" w:color="auto"/>
            <w:bottom w:val="none" w:sz="0" w:space="0" w:color="auto"/>
            <w:right w:val="none" w:sz="0" w:space="0" w:color="auto"/>
          </w:divBdr>
        </w:div>
        <w:div w:id="227738369">
          <w:marLeft w:val="1166"/>
          <w:marRight w:val="0"/>
          <w:marTop w:val="100"/>
          <w:marBottom w:val="0"/>
          <w:divBdr>
            <w:top w:val="none" w:sz="0" w:space="0" w:color="auto"/>
            <w:left w:val="none" w:sz="0" w:space="0" w:color="auto"/>
            <w:bottom w:val="none" w:sz="0" w:space="0" w:color="auto"/>
            <w:right w:val="none" w:sz="0" w:space="0" w:color="auto"/>
          </w:divBdr>
        </w:div>
        <w:div w:id="518086120">
          <w:marLeft w:val="1166"/>
          <w:marRight w:val="0"/>
          <w:marTop w:val="100"/>
          <w:marBottom w:val="0"/>
          <w:divBdr>
            <w:top w:val="none" w:sz="0" w:space="0" w:color="auto"/>
            <w:left w:val="none" w:sz="0" w:space="0" w:color="auto"/>
            <w:bottom w:val="none" w:sz="0" w:space="0" w:color="auto"/>
            <w:right w:val="none" w:sz="0" w:space="0" w:color="auto"/>
          </w:divBdr>
        </w:div>
        <w:div w:id="689843111">
          <w:marLeft w:val="1166"/>
          <w:marRight w:val="0"/>
          <w:marTop w:val="100"/>
          <w:marBottom w:val="0"/>
          <w:divBdr>
            <w:top w:val="none" w:sz="0" w:space="0" w:color="auto"/>
            <w:left w:val="none" w:sz="0" w:space="0" w:color="auto"/>
            <w:bottom w:val="none" w:sz="0" w:space="0" w:color="auto"/>
            <w:right w:val="none" w:sz="0" w:space="0" w:color="auto"/>
          </w:divBdr>
        </w:div>
        <w:div w:id="932277116">
          <w:marLeft w:val="1166"/>
          <w:marRight w:val="0"/>
          <w:marTop w:val="100"/>
          <w:marBottom w:val="0"/>
          <w:divBdr>
            <w:top w:val="none" w:sz="0" w:space="0" w:color="auto"/>
            <w:left w:val="none" w:sz="0" w:space="0" w:color="auto"/>
            <w:bottom w:val="none" w:sz="0" w:space="0" w:color="auto"/>
            <w:right w:val="none" w:sz="0" w:space="0" w:color="auto"/>
          </w:divBdr>
        </w:div>
        <w:div w:id="1145389754">
          <w:marLeft w:val="1166"/>
          <w:marRight w:val="0"/>
          <w:marTop w:val="100"/>
          <w:marBottom w:val="0"/>
          <w:divBdr>
            <w:top w:val="none" w:sz="0" w:space="0" w:color="auto"/>
            <w:left w:val="none" w:sz="0" w:space="0" w:color="auto"/>
            <w:bottom w:val="none" w:sz="0" w:space="0" w:color="auto"/>
            <w:right w:val="none" w:sz="0" w:space="0" w:color="auto"/>
          </w:divBdr>
        </w:div>
        <w:div w:id="1274634244">
          <w:marLeft w:val="1166"/>
          <w:marRight w:val="0"/>
          <w:marTop w:val="100"/>
          <w:marBottom w:val="0"/>
          <w:divBdr>
            <w:top w:val="none" w:sz="0" w:space="0" w:color="auto"/>
            <w:left w:val="none" w:sz="0" w:space="0" w:color="auto"/>
            <w:bottom w:val="none" w:sz="0" w:space="0" w:color="auto"/>
            <w:right w:val="none" w:sz="0" w:space="0" w:color="auto"/>
          </w:divBdr>
        </w:div>
        <w:div w:id="1489832054">
          <w:marLeft w:val="1166"/>
          <w:marRight w:val="0"/>
          <w:marTop w:val="100"/>
          <w:marBottom w:val="0"/>
          <w:divBdr>
            <w:top w:val="none" w:sz="0" w:space="0" w:color="auto"/>
            <w:left w:val="none" w:sz="0" w:space="0" w:color="auto"/>
            <w:bottom w:val="none" w:sz="0" w:space="0" w:color="auto"/>
            <w:right w:val="none" w:sz="0" w:space="0" w:color="auto"/>
          </w:divBdr>
        </w:div>
        <w:div w:id="1562132502">
          <w:marLeft w:val="1166"/>
          <w:marRight w:val="0"/>
          <w:marTop w:val="100"/>
          <w:marBottom w:val="0"/>
          <w:divBdr>
            <w:top w:val="none" w:sz="0" w:space="0" w:color="auto"/>
            <w:left w:val="none" w:sz="0" w:space="0" w:color="auto"/>
            <w:bottom w:val="none" w:sz="0" w:space="0" w:color="auto"/>
            <w:right w:val="none" w:sz="0" w:space="0" w:color="auto"/>
          </w:divBdr>
        </w:div>
      </w:divsChild>
    </w:div>
    <w:div w:id="1006442897">
      <w:bodyDiv w:val="1"/>
      <w:marLeft w:val="0"/>
      <w:marRight w:val="0"/>
      <w:marTop w:val="0"/>
      <w:marBottom w:val="0"/>
      <w:divBdr>
        <w:top w:val="none" w:sz="0" w:space="0" w:color="auto"/>
        <w:left w:val="none" w:sz="0" w:space="0" w:color="auto"/>
        <w:bottom w:val="none" w:sz="0" w:space="0" w:color="auto"/>
        <w:right w:val="none" w:sz="0" w:space="0" w:color="auto"/>
      </w:divBdr>
    </w:div>
    <w:div w:id="1041324863">
      <w:bodyDiv w:val="1"/>
      <w:marLeft w:val="0"/>
      <w:marRight w:val="0"/>
      <w:marTop w:val="0"/>
      <w:marBottom w:val="0"/>
      <w:divBdr>
        <w:top w:val="none" w:sz="0" w:space="0" w:color="auto"/>
        <w:left w:val="none" w:sz="0" w:space="0" w:color="auto"/>
        <w:bottom w:val="none" w:sz="0" w:space="0" w:color="auto"/>
        <w:right w:val="none" w:sz="0" w:space="0" w:color="auto"/>
      </w:divBdr>
      <w:divsChild>
        <w:div w:id="1399789786">
          <w:marLeft w:val="0"/>
          <w:marRight w:val="0"/>
          <w:marTop w:val="0"/>
          <w:marBottom w:val="0"/>
          <w:divBdr>
            <w:top w:val="none" w:sz="0" w:space="0" w:color="auto"/>
            <w:left w:val="none" w:sz="0" w:space="0" w:color="auto"/>
            <w:bottom w:val="none" w:sz="0" w:space="0" w:color="auto"/>
            <w:right w:val="none" w:sz="0" w:space="0" w:color="auto"/>
          </w:divBdr>
        </w:div>
        <w:div w:id="1744911593">
          <w:marLeft w:val="0"/>
          <w:marRight w:val="0"/>
          <w:marTop w:val="0"/>
          <w:marBottom w:val="0"/>
          <w:divBdr>
            <w:top w:val="none" w:sz="0" w:space="0" w:color="auto"/>
            <w:left w:val="none" w:sz="0" w:space="0" w:color="auto"/>
            <w:bottom w:val="none" w:sz="0" w:space="0" w:color="auto"/>
            <w:right w:val="none" w:sz="0" w:space="0" w:color="auto"/>
          </w:divBdr>
        </w:div>
        <w:div w:id="1747266658">
          <w:marLeft w:val="0"/>
          <w:marRight w:val="0"/>
          <w:marTop w:val="0"/>
          <w:marBottom w:val="0"/>
          <w:divBdr>
            <w:top w:val="none" w:sz="0" w:space="0" w:color="auto"/>
            <w:left w:val="none" w:sz="0" w:space="0" w:color="auto"/>
            <w:bottom w:val="none" w:sz="0" w:space="0" w:color="auto"/>
            <w:right w:val="none" w:sz="0" w:space="0" w:color="auto"/>
          </w:divBdr>
        </w:div>
      </w:divsChild>
    </w:div>
    <w:div w:id="1058743154">
      <w:bodyDiv w:val="1"/>
      <w:marLeft w:val="0"/>
      <w:marRight w:val="0"/>
      <w:marTop w:val="0"/>
      <w:marBottom w:val="0"/>
      <w:divBdr>
        <w:top w:val="none" w:sz="0" w:space="0" w:color="auto"/>
        <w:left w:val="none" w:sz="0" w:space="0" w:color="auto"/>
        <w:bottom w:val="none" w:sz="0" w:space="0" w:color="auto"/>
        <w:right w:val="none" w:sz="0" w:space="0" w:color="auto"/>
      </w:divBdr>
    </w:div>
    <w:div w:id="1099909548">
      <w:bodyDiv w:val="1"/>
      <w:marLeft w:val="0"/>
      <w:marRight w:val="0"/>
      <w:marTop w:val="0"/>
      <w:marBottom w:val="0"/>
      <w:divBdr>
        <w:top w:val="none" w:sz="0" w:space="0" w:color="auto"/>
        <w:left w:val="none" w:sz="0" w:space="0" w:color="auto"/>
        <w:bottom w:val="none" w:sz="0" w:space="0" w:color="auto"/>
        <w:right w:val="none" w:sz="0" w:space="0" w:color="auto"/>
      </w:divBdr>
    </w:div>
    <w:div w:id="1100682584">
      <w:bodyDiv w:val="1"/>
      <w:marLeft w:val="0"/>
      <w:marRight w:val="0"/>
      <w:marTop w:val="0"/>
      <w:marBottom w:val="0"/>
      <w:divBdr>
        <w:top w:val="none" w:sz="0" w:space="0" w:color="auto"/>
        <w:left w:val="none" w:sz="0" w:space="0" w:color="auto"/>
        <w:bottom w:val="none" w:sz="0" w:space="0" w:color="auto"/>
        <w:right w:val="none" w:sz="0" w:space="0" w:color="auto"/>
      </w:divBdr>
    </w:div>
    <w:div w:id="1135946541">
      <w:bodyDiv w:val="1"/>
      <w:marLeft w:val="0"/>
      <w:marRight w:val="0"/>
      <w:marTop w:val="0"/>
      <w:marBottom w:val="0"/>
      <w:divBdr>
        <w:top w:val="none" w:sz="0" w:space="0" w:color="auto"/>
        <w:left w:val="none" w:sz="0" w:space="0" w:color="auto"/>
        <w:bottom w:val="none" w:sz="0" w:space="0" w:color="auto"/>
        <w:right w:val="none" w:sz="0" w:space="0" w:color="auto"/>
      </w:divBdr>
    </w:div>
    <w:div w:id="1143883837">
      <w:bodyDiv w:val="1"/>
      <w:marLeft w:val="0"/>
      <w:marRight w:val="0"/>
      <w:marTop w:val="0"/>
      <w:marBottom w:val="0"/>
      <w:divBdr>
        <w:top w:val="none" w:sz="0" w:space="0" w:color="auto"/>
        <w:left w:val="none" w:sz="0" w:space="0" w:color="auto"/>
        <w:bottom w:val="none" w:sz="0" w:space="0" w:color="auto"/>
        <w:right w:val="none" w:sz="0" w:space="0" w:color="auto"/>
      </w:divBdr>
    </w:div>
    <w:div w:id="1145583118">
      <w:bodyDiv w:val="1"/>
      <w:marLeft w:val="0"/>
      <w:marRight w:val="0"/>
      <w:marTop w:val="0"/>
      <w:marBottom w:val="0"/>
      <w:divBdr>
        <w:top w:val="none" w:sz="0" w:space="0" w:color="auto"/>
        <w:left w:val="none" w:sz="0" w:space="0" w:color="auto"/>
        <w:bottom w:val="none" w:sz="0" w:space="0" w:color="auto"/>
        <w:right w:val="none" w:sz="0" w:space="0" w:color="auto"/>
      </w:divBdr>
    </w:div>
    <w:div w:id="1191719355">
      <w:bodyDiv w:val="1"/>
      <w:marLeft w:val="0"/>
      <w:marRight w:val="0"/>
      <w:marTop w:val="0"/>
      <w:marBottom w:val="0"/>
      <w:divBdr>
        <w:top w:val="none" w:sz="0" w:space="0" w:color="auto"/>
        <w:left w:val="none" w:sz="0" w:space="0" w:color="auto"/>
        <w:bottom w:val="none" w:sz="0" w:space="0" w:color="auto"/>
        <w:right w:val="none" w:sz="0" w:space="0" w:color="auto"/>
      </w:divBdr>
    </w:div>
    <w:div w:id="1203053458">
      <w:bodyDiv w:val="1"/>
      <w:marLeft w:val="0"/>
      <w:marRight w:val="0"/>
      <w:marTop w:val="0"/>
      <w:marBottom w:val="0"/>
      <w:divBdr>
        <w:top w:val="none" w:sz="0" w:space="0" w:color="auto"/>
        <w:left w:val="none" w:sz="0" w:space="0" w:color="auto"/>
        <w:bottom w:val="none" w:sz="0" w:space="0" w:color="auto"/>
        <w:right w:val="none" w:sz="0" w:space="0" w:color="auto"/>
      </w:divBdr>
    </w:div>
    <w:div w:id="1289507654">
      <w:bodyDiv w:val="1"/>
      <w:marLeft w:val="0"/>
      <w:marRight w:val="0"/>
      <w:marTop w:val="0"/>
      <w:marBottom w:val="0"/>
      <w:divBdr>
        <w:top w:val="none" w:sz="0" w:space="0" w:color="auto"/>
        <w:left w:val="none" w:sz="0" w:space="0" w:color="auto"/>
        <w:bottom w:val="none" w:sz="0" w:space="0" w:color="auto"/>
        <w:right w:val="none" w:sz="0" w:space="0" w:color="auto"/>
      </w:divBdr>
    </w:div>
    <w:div w:id="1294142543">
      <w:bodyDiv w:val="1"/>
      <w:marLeft w:val="0"/>
      <w:marRight w:val="0"/>
      <w:marTop w:val="0"/>
      <w:marBottom w:val="0"/>
      <w:divBdr>
        <w:top w:val="none" w:sz="0" w:space="0" w:color="auto"/>
        <w:left w:val="none" w:sz="0" w:space="0" w:color="auto"/>
        <w:bottom w:val="none" w:sz="0" w:space="0" w:color="auto"/>
        <w:right w:val="none" w:sz="0" w:space="0" w:color="auto"/>
      </w:divBdr>
    </w:div>
    <w:div w:id="1318535528">
      <w:bodyDiv w:val="1"/>
      <w:marLeft w:val="0"/>
      <w:marRight w:val="0"/>
      <w:marTop w:val="0"/>
      <w:marBottom w:val="0"/>
      <w:divBdr>
        <w:top w:val="none" w:sz="0" w:space="0" w:color="auto"/>
        <w:left w:val="none" w:sz="0" w:space="0" w:color="auto"/>
        <w:bottom w:val="none" w:sz="0" w:space="0" w:color="auto"/>
        <w:right w:val="none" w:sz="0" w:space="0" w:color="auto"/>
      </w:divBdr>
    </w:div>
    <w:div w:id="1329096110">
      <w:bodyDiv w:val="1"/>
      <w:marLeft w:val="0"/>
      <w:marRight w:val="0"/>
      <w:marTop w:val="0"/>
      <w:marBottom w:val="0"/>
      <w:divBdr>
        <w:top w:val="none" w:sz="0" w:space="0" w:color="auto"/>
        <w:left w:val="none" w:sz="0" w:space="0" w:color="auto"/>
        <w:bottom w:val="none" w:sz="0" w:space="0" w:color="auto"/>
        <w:right w:val="none" w:sz="0" w:space="0" w:color="auto"/>
      </w:divBdr>
      <w:divsChild>
        <w:div w:id="506872909">
          <w:marLeft w:val="1166"/>
          <w:marRight w:val="0"/>
          <w:marTop w:val="100"/>
          <w:marBottom w:val="0"/>
          <w:divBdr>
            <w:top w:val="none" w:sz="0" w:space="0" w:color="auto"/>
            <w:left w:val="none" w:sz="0" w:space="0" w:color="auto"/>
            <w:bottom w:val="none" w:sz="0" w:space="0" w:color="auto"/>
            <w:right w:val="none" w:sz="0" w:space="0" w:color="auto"/>
          </w:divBdr>
        </w:div>
        <w:div w:id="684865492">
          <w:marLeft w:val="1166"/>
          <w:marRight w:val="0"/>
          <w:marTop w:val="100"/>
          <w:marBottom w:val="0"/>
          <w:divBdr>
            <w:top w:val="none" w:sz="0" w:space="0" w:color="auto"/>
            <w:left w:val="none" w:sz="0" w:space="0" w:color="auto"/>
            <w:bottom w:val="none" w:sz="0" w:space="0" w:color="auto"/>
            <w:right w:val="none" w:sz="0" w:space="0" w:color="auto"/>
          </w:divBdr>
        </w:div>
        <w:div w:id="1032807292">
          <w:marLeft w:val="1166"/>
          <w:marRight w:val="0"/>
          <w:marTop w:val="100"/>
          <w:marBottom w:val="0"/>
          <w:divBdr>
            <w:top w:val="none" w:sz="0" w:space="0" w:color="auto"/>
            <w:left w:val="none" w:sz="0" w:space="0" w:color="auto"/>
            <w:bottom w:val="none" w:sz="0" w:space="0" w:color="auto"/>
            <w:right w:val="none" w:sz="0" w:space="0" w:color="auto"/>
          </w:divBdr>
        </w:div>
        <w:div w:id="1069811655">
          <w:marLeft w:val="1166"/>
          <w:marRight w:val="0"/>
          <w:marTop w:val="100"/>
          <w:marBottom w:val="0"/>
          <w:divBdr>
            <w:top w:val="none" w:sz="0" w:space="0" w:color="auto"/>
            <w:left w:val="none" w:sz="0" w:space="0" w:color="auto"/>
            <w:bottom w:val="none" w:sz="0" w:space="0" w:color="auto"/>
            <w:right w:val="none" w:sz="0" w:space="0" w:color="auto"/>
          </w:divBdr>
        </w:div>
        <w:div w:id="1576551747">
          <w:marLeft w:val="1166"/>
          <w:marRight w:val="0"/>
          <w:marTop w:val="100"/>
          <w:marBottom w:val="0"/>
          <w:divBdr>
            <w:top w:val="none" w:sz="0" w:space="0" w:color="auto"/>
            <w:left w:val="none" w:sz="0" w:space="0" w:color="auto"/>
            <w:bottom w:val="none" w:sz="0" w:space="0" w:color="auto"/>
            <w:right w:val="none" w:sz="0" w:space="0" w:color="auto"/>
          </w:divBdr>
        </w:div>
        <w:div w:id="1961062915">
          <w:marLeft w:val="1166"/>
          <w:marRight w:val="0"/>
          <w:marTop w:val="100"/>
          <w:marBottom w:val="0"/>
          <w:divBdr>
            <w:top w:val="none" w:sz="0" w:space="0" w:color="auto"/>
            <w:left w:val="none" w:sz="0" w:space="0" w:color="auto"/>
            <w:bottom w:val="none" w:sz="0" w:space="0" w:color="auto"/>
            <w:right w:val="none" w:sz="0" w:space="0" w:color="auto"/>
          </w:divBdr>
        </w:div>
        <w:div w:id="2142266692">
          <w:marLeft w:val="1166"/>
          <w:marRight w:val="0"/>
          <w:marTop w:val="100"/>
          <w:marBottom w:val="0"/>
          <w:divBdr>
            <w:top w:val="none" w:sz="0" w:space="0" w:color="auto"/>
            <w:left w:val="none" w:sz="0" w:space="0" w:color="auto"/>
            <w:bottom w:val="none" w:sz="0" w:space="0" w:color="auto"/>
            <w:right w:val="none" w:sz="0" w:space="0" w:color="auto"/>
          </w:divBdr>
        </w:div>
      </w:divsChild>
    </w:div>
    <w:div w:id="1333990895">
      <w:bodyDiv w:val="1"/>
      <w:marLeft w:val="0"/>
      <w:marRight w:val="0"/>
      <w:marTop w:val="0"/>
      <w:marBottom w:val="0"/>
      <w:divBdr>
        <w:top w:val="none" w:sz="0" w:space="0" w:color="auto"/>
        <w:left w:val="none" w:sz="0" w:space="0" w:color="auto"/>
        <w:bottom w:val="none" w:sz="0" w:space="0" w:color="auto"/>
        <w:right w:val="none" w:sz="0" w:space="0" w:color="auto"/>
      </w:divBdr>
    </w:div>
    <w:div w:id="1359814186">
      <w:bodyDiv w:val="1"/>
      <w:marLeft w:val="0"/>
      <w:marRight w:val="0"/>
      <w:marTop w:val="0"/>
      <w:marBottom w:val="0"/>
      <w:divBdr>
        <w:top w:val="none" w:sz="0" w:space="0" w:color="auto"/>
        <w:left w:val="none" w:sz="0" w:space="0" w:color="auto"/>
        <w:bottom w:val="none" w:sz="0" w:space="0" w:color="auto"/>
        <w:right w:val="none" w:sz="0" w:space="0" w:color="auto"/>
      </w:divBdr>
      <w:divsChild>
        <w:div w:id="27488401">
          <w:marLeft w:val="720"/>
          <w:marRight w:val="0"/>
          <w:marTop w:val="0"/>
          <w:marBottom w:val="0"/>
          <w:divBdr>
            <w:top w:val="none" w:sz="0" w:space="0" w:color="auto"/>
            <w:left w:val="none" w:sz="0" w:space="0" w:color="auto"/>
            <w:bottom w:val="none" w:sz="0" w:space="0" w:color="auto"/>
            <w:right w:val="none" w:sz="0" w:space="0" w:color="auto"/>
          </w:divBdr>
        </w:div>
        <w:div w:id="349993357">
          <w:marLeft w:val="720"/>
          <w:marRight w:val="0"/>
          <w:marTop w:val="0"/>
          <w:marBottom w:val="0"/>
          <w:divBdr>
            <w:top w:val="none" w:sz="0" w:space="0" w:color="auto"/>
            <w:left w:val="none" w:sz="0" w:space="0" w:color="auto"/>
            <w:bottom w:val="none" w:sz="0" w:space="0" w:color="auto"/>
            <w:right w:val="none" w:sz="0" w:space="0" w:color="auto"/>
          </w:divBdr>
        </w:div>
        <w:div w:id="558900000">
          <w:marLeft w:val="720"/>
          <w:marRight w:val="0"/>
          <w:marTop w:val="0"/>
          <w:marBottom w:val="0"/>
          <w:divBdr>
            <w:top w:val="none" w:sz="0" w:space="0" w:color="auto"/>
            <w:left w:val="none" w:sz="0" w:space="0" w:color="auto"/>
            <w:bottom w:val="none" w:sz="0" w:space="0" w:color="auto"/>
            <w:right w:val="none" w:sz="0" w:space="0" w:color="auto"/>
          </w:divBdr>
        </w:div>
        <w:div w:id="1104888703">
          <w:marLeft w:val="720"/>
          <w:marRight w:val="0"/>
          <w:marTop w:val="0"/>
          <w:marBottom w:val="0"/>
          <w:divBdr>
            <w:top w:val="none" w:sz="0" w:space="0" w:color="auto"/>
            <w:left w:val="none" w:sz="0" w:space="0" w:color="auto"/>
            <w:bottom w:val="none" w:sz="0" w:space="0" w:color="auto"/>
            <w:right w:val="none" w:sz="0" w:space="0" w:color="auto"/>
          </w:divBdr>
        </w:div>
        <w:div w:id="1396901804">
          <w:marLeft w:val="720"/>
          <w:marRight w:val="0"/>
          <w:marTop w:val="0"/>
          <w:marBottom w:val="0"/>
          <w:divBdr>
            <w:top w:val="none" w:sz="0" w:space="0" w:color="auto"/>
            <w:left w:val="none" w:sz="0" w:space="0" w:color="auto"/>
            <w:bottom w:val="none" w:sz="0" w:space="0" w:color="auto"/>
            <w:right w:val="none" w:sz="0" w:space="0" w:color="auto"/>
          </w:divBdr>
        </w:div>
        <w:div w:id="1935740902">
          <w:marLeft w:val="720"/>
          <w:marRight w:val="0"/>
          <w:marTop w:val="0"/>
          <w:marBottom w:val="0"/>
          <w:divBdr>
            <w:top w:val="none" w:sz="0" w:space="0" w:color="auto"/>
            <w:left w:val="none" w:sz="0" w:space="0" w:color="auto"/>
            <w:bottom w:val="none" w:sz="0" w:space="0" w:color="auto"/>
            <w:right w:val="none" w:sz="0" w:space="0" w:color="auto"/>
          </w:divBdr>
        </w:div>
      </w:divsChild>
    </w:div>
    <w:div w:id="1360617969">
      <w:bodyDiv w:val="1"/>
      <w:marLeft w:val="0"/>
      <w:marRight w:val="0"/>
      <w:marTop w:val="0"/>
      <w:marBottom w:val="0"/>
      <w:divBdr>
        <w:top w:val="none" w:sz="0" w:space="0" w:color="auto"/>
        <w:left w:val="none" w:sz="0" w:space="0" w:color="auto"/>
        <w:bottom w:val="none" w:sz="0" w:space="0" w:color="auto"/>
        <w:right w:val="none" w:sz="0" w:space="0" w:color="auto"/>
      </w:divBdr>
    </w:div>
    <w:div w:id="1367412353">
      <w:bodyDiv w:val="1"/>
      <w:marLeft w:val="0"/>
      <w:marRight w:val="0"/>
      <w:marTop w:val="0"/>
      <w:marBottom w:val="0"/>
      <w:divBdr>
        <w:top w:val="none" w:sz="0" w:space="0" w:color="auto"/>
        <w:left w:val="none" w:sz="0" w:space="0" w:color="auto"/>
        <w:bottom w:val="none" w:sz="0" w:space="0" w:color="auto"/>
        <w:right w:val="none" w:sz="0" w:space="0" w:color="auto"/>
      </w:divBdr>
    </w:div>
    <w:div w:id="1372919407">
      <w:bodyDiv w:val="1"/>
      <w:marLeft w:val="0"/>
      <w:marRight w:val="0"/>
      <w:marTop w:val="0"/>
      <w:marBottom w:val="0"/>
      <w:divBdr>
        <w:top w:val="none" w:sz="0" w:space="0" w:color="auto"/>
        <w:left w:val="none" w:sz="0" w:space="0" w:color="auto"/>
        <w:bottom w:val="none" w:sz="0" w:space="0" w:color="auto"/>
        <w:right w:val="none" w:sz="0" w:space="0" w:color="auto"/>
      </w:divBdr>
    </w:div>
    <w:div w:id="1389959939">
      <w:bodyDiv w:val="1"/>
      <w:marLeft w:val="0"/>
      <w:marRight w:val="0"/>
      <w:marTop w:val="0"/>
      <w:marBottom w:val="0"/>
      <w:divBdr>
        <w:top w:val="none" w:sz="0" w:space="0" w:color="auto"/>
        <w:left w:val="none" w:sz="0" w:space="0" w:color="auto"/>
        <w:bottom w:val="none" w:sz="0" w:space="0" w:color="auto"/>
        <w:right w:val="none" w:sz="0" w:space="0" w:color="auto"/>
      </w:divBdr>
    </w:div>
    <w:div w:id="1441488448">
      <w:bodyDiv w:val="1"/>
      <w:marLeft w:val="0"/>
      <w:marRight w:val="0"/>
      <w:marTop w:val="0"/>
      <w:marBottom w:val="0"/>
      <w:divBdr>
        <w:top w:val="none" w:sz="0" w:space="0" w:color="auto"/>
        <w:left w:val="none" w:sz="0" w:space="0" w:color="auto"/>
        <w:bottom w:val="none" w:sz="0" w:space="0" w:color="auto"/>
        <w:right w:val="none" w:sz="0" w:space="0" w:color="auto"/>
      </w:divBdr>
    </w:div>
    <w:div w:id="1459642708">
      <w:bodyDiv w:val="1"/>
      <w:marLeft w:val="0"/>
      <w:marRight w:val="0"/>
      <w:marTop w:val="0"/>
      <w:marBottom w:val="0"/>
      <w:divBdr>
        <w:top w:val="none" w:sz="0" w:space="0" w:color="auto"/>
        <w:left w:val="none" w:sz="0" w:space="0" w:color="auto"/>
        <w:bottom w:val="none" w:sz="0" w:space="0" w:color="auto"/>
        <w:right w:val="none" w:sz="0" w:space="0" w:color="auto"/>
      </w:divBdr>
    </w:div>
    <w:div w:id="1465352103">
      <w:bodyDiv w:val="1"/>
      <w:marLeft w:val="0"/>
      <w:marRight w:val="0"/>
      <w:marTop w:val="0"/>
      <w:marBottom w:val="0"/>
      <w:divBdr>
        <w:top w:val="none" w:sz="0" w:space="0" w:color="auto"/>
        <w:left w:val="none" w:sz="0" w:space="0" w:color="auto"/>
        <w:bottom w:val="none" w:sz="0" w:space="0" w:color="auto"/>
        <w:right w:val="none" w:sz="0" w:space="0" w:color="auto"/>
      </w:divBdr>
    </w:div>
    <w:div w:id="1490826054">
      <w:bodyDiv w:val="1"/>
      <w:marLeft w:val="0"/>
      <w:marRight w:val="0"/>
      <w:marTop w:val="0"/>
      <w:marBottom w:val="0"/>
      <w:divBdr>
        <w:top w:val="none" w:sz="0" w:space="0" w:color="auto"/>
        <w:left w:val="none" w:sz="0" w:space="0" w:color="auto"/>
        <w:bottom w:val="none" w:sz="0" w:space="0" w:color="auto"/>
        <w:right w:val="none" w:sz="0" w:space="0" w:color="auto"/>
      </w:divBdr>
    </w:div>
    <w:div w:id="1491867146">
      <w:bodyDiv w:val="1"/>
      <w:marLeft w:val="0"/>
      <w:marRight w:val="0"/>
      <w:marTop w:val="0"/>
      <w:marBottom w:val="0"/>
      <w:divBdr>
        <w:top w:val="none" w:sz="0" w:space="0" w:color="auto"/>
        <w:left w:val="none" w:sz="0" w:space="0" w:color="auto"/>
        <w:bottom w:val="none" w:sz="0" w:space="0" w:color="auto"/>
        <w:right w:val="none" w:sz="0" w:space="0" w:color="auto"/>
      </w:divBdr>
      <w:divsChild>
        <w:div w:id="477646853">
          <w:marLeft w:val="720"/>
          <w:marRight w:val="0"/>
          <w:marTop w:val="0"/>
          <w:marBottom w:val="0"/>
          <w:divBdr>
            <w:top w:val="none" w:sz="0" w:space="0" w:color="auto"/>
            <w:left w:val="none" w:sz="0" w:space="0" w:color="auto"/>
            <w:bottom w:val="none" w:sz="0" w:space="0" w:color="auto"/>
            <w:right w:val="none" w:sz="0" w:space="0" w:color="auto"/>
          </w:divBdr>
        </w:div>
        <w:div w:id="1037461600">
          <w:marLeft w:val="1440"/>
          <w:marRight w:val="0"/>
          <w:marTop w:val="0"/>
          <w:marBottom w:val="0"/>
          <w:divBdr>
            <w:top w:val="none" w:sz="0" w:space="0" w:color="auto"/>
            <w:left w:val="none" w:sz="0" w:space="0" w:color="auto"/>
            <w:bottom w:val="none" w:sz="0" w:space="0" w:color="auto"/>
            <w:right w:val="none" w:sz="0" w:space="0" w:color="auto"/>
          </w:divBdr>
        </w:div>
        <w:div w:id="1373310909">
          <w:marLeft w:val="1440"/>
          <w:marRight w:val="0"/>
          <w:marTop w:val="0"/>
          <w:marBottom w:val="0"/>
          <w:divBdr>
            <w:top w:val="none" w:sz="0" w:space="0" w:color="auto"/>
            <w:left w:val="none" w:sz="0" w:space="0" w:color="auto"/>
            <w:bottom w:val="none" w:sz="0" w:space="0" w:color="auto"/>
            <w:right w:val="none" w:sz="0" w:space="0" w:color="auto"/>
          </w:divBdr>
        </w:div>
        <w:div w:id="1528713544">
          <w:marLeft w:val="1440"/>
          <w:marRight w:val="0"/>
          <w:marTop w:val="0"/>
          <w:marBottom w:val="0"/>
          <w:divBdr>
            <w:top w:val="none" w:sz="0" w:space="0" w:color="auto"/>
            <w:left w:val="none" w:sz="0" w:space="0" w:color="auto"/>
            <w:bottom w:val="none" w:sz="0" w:space="0" w:color="auto"/>
            <w:right w:val="none" w:sz="0" w:space="0" w:color="auto"/>
          </w:divBdr>
        </w:div>
        <w:div w:id="1556701183">
          <w:marLeft w:val="1440"/>
          <w:marRight w:val="0"/>
          <w:marTop w:val="0"/>
          <w:marBottom w:val="0"/>
          <w:divBdr>
            <w:top w:val="none" w:sz="0" w:space="0" w:color="auto"/>
            <w:left w:val="none" w:sz="0" w:space="0" w:color="auto"/>
            <w:bottom w:val="none" w:sz="0" w:space="0" w:color="auto"/>
            <w:right w:val="none" w:sz="0" w:space="0" w:color="auto"/>
          </w:divBdr>
        </w:div>
        <w:div w:id="2003653289">
          <w:marLeft w:val="720"/>
          <w:marRight w:val="0"/>
          <w:marTop w:val="0"/>
          <w:marBottom w:val="0"/>
          <w:divBdr>
            <w:top w:val="none" w:sz="0" w:space="0" w:color="auto"/>
            <w:left w:val="none" w:sz="0" w:space="0" w:color="auto"/>
            <w:bottom w:val="none" w:sz="0" w:space="0" w:color="auto"/>
            <w:right w:val="none" w:sz="0" w:space="0" w:color="auto"/>
          </w:divBdr>
        </w:div>
      </w:divsChild>
    </w:div>
    <w:div w:id="1529490062">
      <w:bodyDiv w:val="1"/>
      <w:marLeft w:val="0"/>
      <w:marRight w:val="0"/>
      <w:marTop w:val="0"/>
      <w:marBottom w:val="0"/>
      <w:divBdr>
        <w:top w:val="none" w:sz="0" w:space="0" w:color="auto"/>
        <w:left w:val="none" w:sz="0" w:space="0" w:color="auto"/>
        <w:bottom w:val="none" w:sz="0" w:space="0" w:color="auto"/>
        <w:right w:val="none" w:sz="0" w:space="0" w:color="auto"/>
      </w:divBdr>
    </w:div>
    <w:div w:id="1550527510">
      <w:bodyDiv w:val="1"/>
      <w:marLeft w:val="0"/>
      <w:marRight w:val="0"/>
      <w:marTop w:val="0"/>
      <w:marBottom w:val="0"/>
      <w:divBdr>
        <w:top w:val="none" w:sz="0" w:space="0" w:color="auto"/>
        <w:left w:val="none" w:sz="0" w:space="0" w:color="auto"/>
        <w:bottom w:val="none" w:sz="0" w:space="0" w:color="auto"/>
        <w:right w:val="none" w:sz="0" w:space="0" w:color="auto"/>
      </w:divBdr>
      <w:divsChild>
        <w:div w:id="1557667576">
          <w:marLeft w:val="555"/>
          <w:marRight w:val="0"/>
          <w:marTop w:val="0"/>
          <w:marBottom w:val="0"/>
          <w:divBdr>
            <w:top w:val="none" w:sz="0" w:space="0" w:color="auto"/>
            <w:left w:val="none" w:sz="0" w:space="0" w:color="auto"/>
            <w:bottom w:val="none" w:sz="0" w:space="0" w:color="auto"/>
            <w:right w:val="none" w:sz="0" w:space="0" w:color="auto"/>
          </w:divBdr>
        </w:div>
        <w:div w:id="1983801475">
          <w:marLeft w:val="495"/>
          <w:marRight w:val="0"/>
          <w:marTop w:val="0"/>
          <w:marBottom w:val="0"/>
          <w:divBdr>
            <w:top w:val="none" w:sz="0" w:space="0" w:color="auto"/>
            <w:left w:val="none" w:sz="0" w:space="0" w:color="auto"/>
            <w:bottom w:val="none" w:sz="0" w:space="0" w:color="auto"/>
            <w:right w:val="none" w:sz="0" w:space="0" w:color="auto"/>
          </w:divBdr>
        </w:div>
        <w:div w:id="2138329755">
          <w:marLeft w:val="555"/>
          <w:marRight w:val="0"/>
          <w:marTop w:val="0"/>
          <w:marBottom w:val="0"/>
          <w:divBdr>
            <w:top w:val="none" w:sz="0" w:space="0" w:color="auto"/>
            <w:left w:val="none" w:sz="0" w:space="0" w:color="auto"/>
            <w:bottom w:val="none" w:sz="0" w:space="0" w:color="auto"/>
            <w:right w:val="none" w:sz="0" w:space="0" w:color="auto"/>
          </w:divBdr>
        </w:div>
      </w:divsChild>
    </w:div>
    <w:div w:id="1563129614">
      <w:bodyDiv w:val="1"/>
      <w:marLeft w:val="0"/>
      <w:marRight w:val="0"/>
      <w:marTop w:val="0"/>
      <w:marBottom w:val="0"/>
      <w:divBdr>
        <w:top w:val="none" w:sz="0" w:space="0" w:color="auto"/>
        <w:left w:val="none" w:sz="0" w:space="0" w:color="auto"/>
        <w:bottom w:val="none" w:sz="0" w:space="0" w:color="auto"/>
        <w:right w:val="none" w:sz="0" w:space="0" w:color="auto"/>
      </w:divBdr>
    </w:div>
    <w:div w:id="1572471885">
      <w:bodyDiv w:val="1"/>
      <w:marLeft w:val="0"/>
      <w:marRight w:val="0"/>
      <w:marTop w:val="0"/>
      <w:marBottom w:val="0"/>
      <w:divBdr>
        <w:top w:val="none" w:sz="0" w:space="0" w:color="auto"/>
        <w:left w:val="none" w:sz="0" w:space="0" w:color="auto"/>
        <w:bottom w:val="none" w:sz="0" w:space="0" w:color="auto"/>
        <w:right w:val="none" w:sz="0" w:space="0" w:color="auto"/>
      </w:divBdr>
    </w:div>
    <w:div w:id="1609190548">
      <w:bodyDiv w:val="1"/>
      <w:marLeft w:val="0"/>
      <w:marRight w:val="0"/>
      <w:marTop w:val="0"/>
      <w:marBottom w:val="0"/>
      <w:divBdr>
        <w:top w:val="none" w:sz="0" w:space="0" w:color="auto"/>
        <w:left w:val="none" w:sz="0" w:space="0" w:color="auto"/>
        <w:bottom w:val="none" w:sz="0" w:space="0" w:color="auto"/>
        <w:right w:val="none" w:sz="0" w:space="0" w:color="auto"/>
      </w:divBdr>
    </w:div>
    <w:div w:id="1644575926">
      <w:bodyDiv w:val="1"/>
      <w:marLeft w:val="0"/>
      <w:marRight w:val="0"/>
      <w:marTop w:val="0"/>
      <w:marBottom w:val="0"/>
      <w:divBdr>
        <w:top w:val="none" w:sz="0" w:space="0" w:color="auto"/>
        <w:left w:val="none" w:sz="0" w:space="0" w:color="auto"/>
        <w:bottom w:val="none" w:sz="0" w:space="0" w:color="auto"/>
        <w:right w:val="none" w:sz="0" w:space="0" w:color="auto"/>
      </w:divBdr>
    </w:div>
    <w:div w:id="1644920212">
      <w:bodyDiv w:val="1"/>
      <w:marLeft w:val="0"/>
      <w:marRight w:val="0"/>
      <w:marTop w:val="0"/>
      <w:marBottom w:val="0"/>
      <w:divBdr>
        <w:top w:val="none" w:sz="0" w:space="0" w:color="auto"/>
        <w:left w:val="none" w:sz="0" w:space="0" w:color="auto"/>
        <w:bottom w:val="none" w:sz="0" w:space="0" w:color="auto"/>
        <w:right w:val="none" w:sz="0" w:space="0" w:color="auto"/>
      </w:divBdr>
    </w:div>
    <w:div w:id="1663007442">
      <w:bodyDiv w:val="1"/>
      <w:marLeft w:val="0"/>
      <w:marRight w:val="0"/>
      <w:marTop w:val="0"/>
      <w:marBottom w:val="0"/>
      <w:divBdr>
        <w:top w:val="none" w:sz="0" w:space="0" w:color="auto"/>
        <w:left w:val="none" w:sz="0" w:space="0" w:color="auto"/>
        <w:bottom w:val="none" w:sz="0" w:space="0" w:color="auto"/>
        <w:right w:val="none" w:sz="0" w:space="0" w:color="auto"/>
      </w:divBdr>
    </w:div>
    <w:div w:id="1689869822">
      <w:bodyDiv w:val="1"/>
      <w:marLeft w:val="0"/>
      <w:marRight w:val="0"/>
      <w:marTop w:val="0"/>
      <w:marBottom w:val="0"/>
      <w:divBdr>
        <w:top w:val="none" w:sz="0" w:space="0" w:color="auto"/>
        <w:left w:val="none" w:sz="0" w:space="0" w:color="auto"/>
        <w:bottom w:val="none" w:sz="0" w:space="0" w:color="auto"/>
        <w:right w:val="none" w:sz="0" w:space="0" w:color="auto"/>
      </w:divBdr>
    </w:div>
    <w:div w:id="1702591386">
      <w:bodyDiv w:val="1"/>
      <w:marLeft w:val="0"/>
      <w:marRight w:val="0"/>
      <w:marTop w:val="0"/>
      <w:marBottom w:val="0"/>
      <w:divBdr>
        <w:top w:val="none" w:sz="0" w:space="0" w:color="auto"/>
        <w:left w:val="none" w:sz="0" w:space="0" w:color="auto"/>
        <w:bottom w:val="none" w:sz="0" w:space="0" w:color="auto"/>
        <w:right w:val="none" w:sz="0" w:space="0" w:color="auto"/>
      </w:divBdr>
    </w:div>
    <w:div w:id="1715500364">
      <w:bodyDiv w:val="1"/>
      <w:marLeft w:val="0"/>
      <w:marRight w:val="0"/>
      <w:marTop w:val="0"/>
      <w:marBottom w:val="0"/>
      <w:divBdr>
        <w:top w:val="none" w:sz="0" w:space="0" w:color="auto"/>
        <w:left w:val="none" w:sz="0" w:space="0" w:color="auto"/>
        <w:bottom w:val="none" w:sz="0" w:space="0" w:color="auto"/>
        <w:right w:val="none" w:sz="0" w:space="0" w:color="auto"/>
      </w:divBdr>
      <w:divsChild>
        <w:div w:id="257252344">
          <w:marLeft w:val="135"/>
          <w:marRight w:val="135"/>
          <w:marTop w:val="0"/>
          <w:marBottom w:val="90"/>
          <w:divBdr>
            <w:top w:val="none" w:sz="0" w:space="0" w:color="auto"/>
            <w:left w:val="none" w:sz="0" w:space="0" w:color="auto"/>
            <w:bottom w:val="none" w:sz="0" w:space="0" w:color="auto"/>
            <w:right w:val="none" w:sz="0" w:space="0" w:color="auto"/>
          </w:divBdr>
        </w:div>
        <w:div w:id="1590844006">
          <w:marLeft w:val="135"/>
          <w:marRight w:val="135"/>
          <w:marTop w:val="0"/>
          <w:marBottom w:val="90"/>
          <w:divBdr>
            <w:top w:val="none" w:sz="0" w:space="0" w:color="auto"/>
            <w:left w:val="none" w:sz="0" w:space="0" w:color="auto"/>
            <w:bottom w:val="none" w:sz="0" w:space="0" w:color="auto"/>
            <w:right w:val="none" w:sz="0" w:space="0" w:color="auto"/>
          </w:divBdr>
        </w:div>
      </w:divsChild>
    </w:div>
    <w:div w:id="1770420669">
      <w:bodyDiv w:val="1"/>
      <w:marLeft w:val="0"/>
      <w:marRight w:val="0"/>
      <w:marTop w:val="0"/>
      <w:marBottom w:val="0"/>
      <w:divBdr>
        <w:top w:val="none" w:sz="0" w:space="0" w:color="auto"/>
        <w:left w:val="none" w:sz="0" w:space="0" w:color="auto"/>
        <w:bottom w:val="none" w:sz="0" w:space="0" w:color="auto"/>
        <w:right w:val="none" w:sz="0" w:space="0" w:color="auto"/>
      </w:divBdr>
    </w:div>
    <w:div w:id="1773208096">
      <w:bodyDiv w:val="1"/>
      <w:marLeft w:val="0"/>
      <w:marRight w:val="0"/>
      <w:marTop w:val="0"/>
      <w:marBottom w:val="0"/>
      <w:divBdr>
        <w:top w:val="none" w:sz="0" w:space="0" w:color="auto"/>
        <w:left w:val="none" w:sz="0" w:space="0" w:color="auto"/>
        <w:bottom w:val="none" w:sz="0" w:space="0" w:color="auto"/>
        <w:right w:val="none" w:sz="0" w:space="0" w:color="auto"/>
      </w:divBdr>
    </w:div>
    <w:div w:id="1801148677">
      <w:bodyDiv w:val="1"/>
      <w:marLeft w:val="0"/>
      <w:marRight w:val="0"/>
      <w:marTop w:val="0"/>
      <w:marBottom w:val="0"/>
      <w:divBdr>
        <w:top w:val="none" w:sz="0" w:space="0" w:color="auto"/>
        <w:left w:val="none" w:sz="0" w:space="0" w:color="auto"/>
        <w:bottom w:val="none" w:sz="0" w:space="0" w:color="auto"/>
        <w:right w:val="none" w:sz="0" w:space="0" w:color="auto"/>
      </w:divBdr>
      <w:divsChild>
        <w:div w:id="1609770746">
          <w:marLeft w:val="135"/>
          <w:marRight w:val="135"/>
          <w:marTop w:val="0"/>
          <w:marBottom w:val="90"/>
          <w:divBdr>
            <w:top w:val="none" w:sz="0" w:space="0" w:color="auto"/>
            <w:left w:val="none" w:sz="0" w:space="0" w:color="auto"/>
            <w:bottom w:val="none" w:sz="0" w:space="0" w:color="auto"/>
            <w:right w:val="none" w:sz="0" w:space="0" w:color="auto"/>
          </w:divBdr>
        </w:div>
        <w:div w:id="2079595484">
          <w:marLeft w:val="135"/>
          <w:marRight w:val="135"/>
          <w:marTop w:val="0"/>
          <w:marBottom w:val="90"/>
          <w:divBdr>
            <w:top w:val="none" w:sz="0" w:space="0" w:color="auto"/>
            <w:left w:val="none" w:sz="0" w:space="0" w:color="auto"/>
            <w:bottom w:val="none" w:sz="0" w:space="0" w:color="auto"/>
            <w:right w:val="none" w:sz="0" w:space="0" w:color="auto"/>
          </w:divBdr>
        </w:div>
      </w:divsChild>
    </w:div>
    <w:div w:id="1832402693">
      <w:bodyDiv w:val="1"/>
      <w:marLeft w:val="0"/>
      <w:marRight w:val="0"/>
      <w:marTop w:val="0"/>
      <w:marBottom w:val="0"/>
      <w:divBdr>
        <w:top w:val="none" w:sz="0" w:space="0" w:color="auto"/>
        <w:left w:val="none" w:sz="0" w:space="0" w:color="auto"/>
        <w:bottom w:val="none" w:sz="0" w:space="0" w:color="auto"/>
        <w:right w:val="none" w:sz="0" w:space="0" w:color="auto"/>
      </w:divBdr>
    </w:div>
    <w:div w:id="1856841502">
      <w:bodyDiv w:val="1"/>
      <w:marLeft w:val="0"/>
      <w:marRight w:val="0"/>
      <w:marTop w:val="0"/>
      <w:marBottom w:val="0"/>
      <w:divBdr>
        <w:top w:val="none" w:sz="0" w:space="0" w:color="auto"/>
        <w:left w:val="none" w:sz="0" w:space="0" w:color="auto"/>
        <w:bottom w:val="none" w:sz="0" w:space="0" w:color="auto"/>
        <w:right w:val="none" w:sz="0" w:space="0" w:color="auto"/>
      </w:divBdr>
    </w:div>
    <w:div w:id="1859922779">
      <w:bodyDiv w:val="1"/>
      <w:marLeft w:val="0"/>
      <w:marRight w:val="0"/>
      <w:marTop w:val="0"/>
      <w:marBottom w:val="0"/>
      <w:divBdr>
        <w:top w:val="none" w:sz="0" w:space="0" w:color="auto"/>
        <w:left w:val="none" w:sz="0" w:space="0" w:color="auto"/>
        <w:bottom w:val="none" w:sz="0" w:space="0" w:color="auto"/>
        <w:right w:val="none" w:sz="0" w:space="0" w:color="auto"/>
      </w:divBdr>
    </w:div>
    <w:div w:id="1864006854">
      <w:bodyDiv w:val="1"/>
      <w:marLeft w:val="0"/>
      <w:marRight w:val="0"/>
      <w:marTop w:val="0"/>
      <w:marBottom w:val="0"/>
      <w:divBdr>
        <w:top w:val="none" w:sz="0" w:space="0" w:color="auto"/>
        <w:left w:val="none" w:sz="0" w:space="0" w:color="auto"/>
        <w:bottom w:val="none" w:sz="0" w:space="0" w:color="auto"/>
        <w:right w:val="none" w:sz="0" w:space="0" w:color="auto"/>
      </w:divBdr>
    </w:div>
    <w:div w:id="1875732560">
      <w:bodyDiv w:val="1"/>
      <w:marLeft w:val="0"/>
      <w:marRight w:val="0"/>
      <w:marTop w:val="0"/>
      <w:marBottom w:val="0"/>
      <w:divBdr>
        <w:top w:val="none" w:sz="0" w:space="0" w:color="auto"/>
        <w:left w:val="none" w:sz="0" w:space="0" w:color="auto"/>
        <w:bottom w:val="none" w:sz="0" w:space="0" w:color="auto"/>
        <w:right w:val="none" w:sz="0" w:space="0" w:color="auto"/>
      </w:divBdr>
      <w:divsChild>
        <w:div w:id="697507271">
          <w:marLeft w:val="720"/>
          <w:marRight w:val="0"/>
          <w:marTop w:val="0"/>
          <w:marBottom w:val="0"/>
          <w:divBdr>
            <w:top w:val="none" w:sz="0" w:space="0" w:color="auto"/>
            <w:left w:val="none" w:sz="0" w:space="0" w:color="auto"/>
            <w:bottom w:val="none" w:sz="0" w:space="0" w:color="auto"/>
            <w:right w:val="none" w:sz="0" w:space="0" w:color="auto"/>
          </w:divBdr>
        </w:div>
        <w:div w:id="869801721">
          <w:marLeft w:val="720"/>
          <w:marRight w:val="0"/>
          <w:marTop w:val="0"/>
          <w:marBottom w:val="0"/>
          <w:divBdr>
            <w:top w:val="none" w:sz="0" w:space="0" w:color="auto"/>
            <w:left w:val="none" w:sz="0" w:space="0" w:color="auto"/>
            <w:bottom w:val="none" w:sz="0" w:space="0" w:color="auto"/>
            <w:right w:val="none" w:sz="0" w:space="0" w:color="auto"/>
          </w:divBdr>
        </w:div>
        <w:div w:id="1351642193">
          <w:marLeft w:val="1440"/>
          <w:marRight w:val="0"/>
          <w:marTop w:val="0"/>
          <w:marBottom w:val="0"/>
          <w:divBdr>
            <w:top w:val="none" w:sz="0" w:space="0" w:color="auto"/>
            <w:left w:val="none" w:sz="0" w:space="0" w:color="auto"/>
            <w:bottom w:val="none" w:sz="0" w:space="0" w:color="auto"/>
            <w:right w:val="none" w:sz="0" w:space="0" w:color="auto"/>
          </w:divBdr>
        </w:div>
        <w:div w:id="1758136807">
          <w:marLeft w:val="1440"/>
          <w:marRight w:val="0"/>
          <w:marTop w:val="0"/>
          <w:marBottom w:val="0"/>
          <w:divBdr>
            <w:top w:val="none" w:sz="0" w:space="0" w:color="auto"/>
            <w:left w:val="none" w:sz="0" w:space="0" w:color="auto"/>
            <w:bottom w:val="none" w:sz="0" w:space="0" w:color="auto"/>
            <w:right w:val="none" w:sz="0" w:space="0" w:color="auto"/>
          </w:divBdr>
        </w:div>
        <w:div w:id="1816335696">
          <w:marLeft w:val="1440"/>
          <w:marRight w:val="0"/>
          <w:marTop w:val="0"/>
          <w:marBottom w:val="0"/>
          <w:divBdr>
            <w:top w:val="none" w:sz="0" w:space="0" w:color="auto"/>
            <w:left w:val="none" w:sz="0" w:space="0" w:color="auto"/>
            <w:bottom w:val="none" w:sz="0" w:space="0" w:color="auto"/>
            <w:right w:val="none" w:sz="0" w:space="0" w:color="auto"/>
          </w:divBdr>
        </w:div>
      </w:divsChild>
    </w:div>
    <w:div w:id="1890022416">
      <w:bodyDiv w:val="1"/>
      <w:marLeft w:val="0"/>
      <w:marRight w:val="0"/>
      <w:marTop w:val="0"/>
      <w:marBottom w:val="0"/>
      <w:divBdr>
        <w:top w:val="none" w:sz="0" w:space="0" w:color="auto"/>
        <w:left w:val="none" w:sz="0" w:space="0" w:color="auto"/>
        <w:bottom w:val="none" w:sz="0" w:space="0" w:color="auto"/>
        <w:right w:val="none" w:sz="0" w:space="0" w:color="auto"/>
      </w:divBdr>
    </w:div>
    <w:div w:id="1934242514">
      <w:bodyDiv w:val="1"/>
      <w:marLeft w:val="0"/>
      <w:marRight w:val="0"/>
      <w:marTop w:val="0"/>
      <w:marBottom w:val="0"/>
      <w:divBdr>
        <w:top w:val="none" w:sz="0" w:space="0" w:color="auto"/>
        <w:left w:val="none" w:sz="0" w:space="0" w:color="auto"/>
        <w:bottom w:val="none" w:sz="0" w:space="0" w:color="auto"/>
        <w:right w:val="none" w:sz="0" w:space="0" w:color="auto"/>
      </w:divBdr>
    </w:div>
    <w:div w:id="1952777959">
      <w:bodyDiv w:val="1"/>
      <w:marLeft w:val="0"/>
      <w:marRight w:val="0"/>
      <w:marTop w:val="0"/>
      <w:marBottom w:val="0"/>
      <w:divBdr>
        <w:top w:val="none" w:sz="0" w:space="0" w:color="auto"/>
        <w:left w:val="none" w:sz="0" w:space="0" w:color="auto"/>
        <w:bottom w:val="none" w:sz="0" w:space="0" w:color="auto"/>
        <w:right w:val="none" w:sz="0" w:space="0" w:color="auto"/>
      </w:divBdr>
    </w:div>
    <w:div w:id="2083677274">
      <w:bodyDiv w:val="1"/>
      <w:marLeft w:val="0"/>
      <w:marRight w:val="0"/>
      <w:marTop w:val="0"/>
      <w:marBottom w:val="0"/>
      <w:divBdr>
        <w:top w:val="none" w:sz="0" w:space="0" w:color="auto"/>
        <w:left w:val="none" w:sz="0" w:space="0" w:color="auto"/>
        <w:bottom w:val="none" w:sz="0" w:space="0" w:color="auto"/>
        <w:right w:val="none" w:sz="0" w:space="0" w:color="auto"/>
      </w:divBdr>
    </w:div>
    <w:div w:id="2111005061">
      <w:bodyDiv w:val="1"/>
      <w:marLeft w:val="0"/>
      <w:marRight w:val="0"/>
      <w:marTop w:val="0"/>
      <w:marBottom w:val="0"/>
      <w:divBdr>
        <w:top w:val="none" w:sz="0" w:space="0" w:color="auto"/>
        <w:left w:val="none" w:sz="0" w:space="0" w:color="auto"/>
        <w:bottom w:val="none" w:sz="0" w:space="0" w:color="auto"/>
        <w:right w:val="none" w:sz="0" w:space="0" w:color="auto"/>
      </w:divBdr>
    </w:div>
    <w:div w:id="212299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help.appviewx.com/home" TargetMode="External"/><Relationship Id="rId50" Type="http://schemas.openxmlformats.org/officeDocument/2006/relationships/hyperlink" Target="https://help.appviewx.com/home"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www.appviewx.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release.appviewx.com"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redhat.com/e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mailto:tech-documentation@appviewx.com" TargetMode="External"/><Relationship Id="rId56" Type="http://schemas.openxmlformats.org/officeDocument/2006/relationships/fontTable" Target="fontTable.xml"/><Relationship Id="rId8" Type="http://schemas.openxmlformats.org/officeDocument/2006/relationships/hyperlink" Target="https://www.centos.org/" TargetMode="External"/><Relationship Id="rId51" Type="http://schemas.openxmlformats.org/officeDocument/2006/relationships/hyperlink" Target="https://help.appviewx.com/documentatio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help@appviewx.com" TargetMode="External"/><Relationship Id="rId57" Type="http://schemas.openxmlformats.org/officeDocument/2006/relationships/theme" Target="theme/theme1.xml"/><Relationship Id="rId10" Type="http://schemas.openxmlformats.org/officeDocument/2006/relationships/hyperlink" Target="https://www.vmware.com/in.htm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internalkb.appviewx.com/knowledge-b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thanu.p\Downloads\avx_ms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F103F-99F0-42DB-B04C-8DADF6E8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avx_ms_word_template</Template>
  <TotalTime>51</TotalTime>
  <Pages>42</Pages>
  <Words>6762</Words>
  <Characters>38544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AppViewX – Entrust Solution Guide</vt:lpstr>
    </vt:vector>
  </TitlesOfParts>
  <Company/>
  <LinksUpToDate>false</LinksUpToDate>
  <CharactersWithSpaces>45216</CharactersWithSpaces>
  <SharedDoc>false</SharedDoc>
  <HLinks>
    <vt:vector size="744" baseType="variant">
      <vt:variant>
        <vt:i4>5832724</vt:i4>
      </vt:variant>
      <vt:variant>
        <vt:i4>627</vt:i4>
      </vt:variant>
      <vt:variant>
        <vt:i4>0</vt:i4>
      </vt:variant>
      <vt:variant>
        <vt:i4>5</vt:i4>
      </vt:variant>
      <vt:variant>
        <vt:lpwstr>https://release.appviewx.com/</vt:lpwstr>
      </vt:variant>
      <vt:variant>
        <vt:lpwstr/>
      </vt:variant>
      <vt:variant>
        <vt:i4>2687078</vt:i4>
      </vt:variant>
      <vt:variant>
        <vt:i4>624</vt:i4>
      </vt:variant>
      <vt:variant>
        <vt:i4>0</vt:i4>
      </vt:variant>
      <vt:variant>
        <vt:i4>5</vt:i4>
      </vt:variant>
      <vt:variant>
        <vt:lpwstr>https://internalkb.appviewx.com/knowledge-base</vt:lpwstr>
      </vt:variant>
      <vt:variant>
        <vt:lpwstr/>
      </vt:variant>
      <vt:variant>
        <vt:i4>7667827</vt:i4>
      </vt:variant>
      <vt:variant>
        <vt:i4>621</vt:i4>
      </vt:variant>
      <vt:variant>
        <vt:i4>0</vt:i4>
      </vt:variant>
      <vt:variant>
        <vt:i4>5</vt:i4>
      </vt:variant>
      <vt:variant>
        <vt:lpwstr>https://help.appviewx.com/documentation</vt:lpwstr>
      </vt:variant>
      <vt:variant>
        <vt:lpwstr/>
      </vt:variant>
      <vt:variant>
        <vt:i4>7274618</vt:i4>
      </vt:variant>
      <vt:variant>
        <vt:i4>618</vt:i4>
      </vt:variant>
      <vt:variant>
        <vt:i4>0</vt:i4>
      </vt:variant>
      <vt:variant>
        <vt:i4>5</vt:i4>
      </vt:variant>
      <vt:variant>
        <vt:lpwstr>https://help.appviewx.com/home</vt:lpwstr>
      </vt:variant>
      <vt:variant>
        <vt:lpwstr/>
      </vt:variant>
      <vt:variant>
        <vt:i4>3342353</vt:i4>
      </vt:variant>
      <vt:variant>
        <vt:i4>615</vt:i4>
      </vt:variant>
      <vt:variant>
        <vt:i4>0</vt:i4>
      </vt:variant>
      <vt:variant>
        <vt:i4>5</vt:i4>
      </vt:variant>
      <vt:variant>
        <vt:lpwstr>mailto:help@appviewx.com</vt:lpwstr>
      </vt:variant>
      <vt:variant>
        <vt:lpwstr/>
      </vt:variant>
      <vt:variant>
        <vt:i4>1900651</vt:i4>
      </vt:variant>
      <vt:variant>
        <vt:i4>612</vt:i4>
      </vt:variant>
      <vt:variant>
        <vt:i4>0</vt:i4>
      </vt:variant>
      <vt:variant>
        <vt:i4>5</vt:i4>
      </vt:variant>
      <vt:variant>
        <vt:lpwstr>mailto:tech-documentation@appviewx.com</vt:lpwstr>
      </vt:variant>
      <vt:variant>
        <vt:lpwstr/>
      </vt:variant>
      <vt:variant>
        <vt:i4>7274618</vt:i4>
      </vt:variant>
      <vt:variant>
        <vt:i4>609</vt:i4>
      </vt:variant>
      <vt:variant>
        <vt:i4>0</vt:i4>
      </vt:variant>
      <vt:variant>
        <vt:i4>5</vt:i4>
      </vt:variant>
      <vt:variant>
        <vt:lpwstr>https://help.appviewx.com/home</vt:lpwstr>
      </vt:variant>
      <vt:variant>
        <vt:lpwstr/>
      </vt:variant>
      <vt:variant>
        <vt:i4>2883625</vt:i4>
      </vt:variant>
      <vt:variant>
        <vt:i4>606</vt:i4>
      </vt:variant>
      <vt:variant>
        <vt:i4>0</vt:i4>
      </vt:variant>
      <vt:variant>
        <vt:i4>5</vt:i4>
      </vt:variant>
      <vt:variant>
        <vt:lpwstr>../BackUp.docx</vt:lpwstr>
      </vt:variant>
      <vt:variant>
        <vt:lpwstr>bookmark=kix.9bcsx1nzxgfm</vt:lpwstr>
      </vt:variant>
      <vt:variant>
        <vt:i4>2883625</vt:i4>
      </vt:variant>
      <vt:variant>
        <vt:i4>603</vt:i4>
      </vt:variant>
      <vt:variant>
        <vt:i4>0</vt:i4>
      </vt:variant>
      <vt:variant>
        <vt:i4>5</vt:i4>
      </vt:variant>
      <vt:variant>
        <vt:lpwstr>../BackUp.docx</vt:lpwstr>
      </vt:variant>
      <vt:variant>
        <vt:lpwstr>bookmark=kix.9bcsx1nzxgfm</vt:lpwstr>
      </vt:variant>
      <vt:variant>
        <vt:i4>5636197</vt:i4>
      </vt:variant>
      <vt:variant>
        <vt:i4>600</vt:i4>
      </vt:variant>
      <vt:variant>
        <vt:i4>0</vt:i4>
      </vt:variant>
      <vt:variant>
        <vt:i4>5</vt:i4>
      </vt:variant>
      <vt:variant>
        <vt:lpwstr>../BackUp.docx</vt:lpwstr>
      </vt:variant>
      <vt:variant>
        <vt:lpwstr>_heading=h.3as4poj</vt:lpwstr>
      </vt:variant>
      <vt:variant>
        <vt:i4>2883625</vt:i4>
      </vt:variant>
      <vt:variant>
        <vt:i4>597</vt:i4>
      </vt:variant>
      <vt:variant>
        <vt:i4>0</vt:i4>
      </vt:variant>
      <vt:variant>
        <vt:i4>5</vt:i4>
      </vt:variant>
      <vt:variant>
        <vt:lpwstr>../BackUp.docx</vt:lpwstr>
      </vt:variant>
      <vt:variant>
        <vt:lpwstr>bookmark=kix.9bcsx1nzxgfm</vt:lpwstr>
      </vt:variant>
      <vt:variant>
        <vt:i4>5636197</vt:i4>
      </vt:variant>
      <vt:variant>
        <vt:i4>594</vt:i4>
      </vt:variant>
      <vt:variant>
        <vt:i4>0</vt:i4>
      </vt:variant>
      <vt:variant>
        <vt:i4>5</vt:i4>
      </vt:variant>
      <vt:variant>
        <vt:lpwstr>../BackUp.docx</vt:lpwstr>
      </vt:variant>
      <vt:variant>
        <vt:lpwstr>_heading=h.3as4poj</vt:lpwstr>
      </vt:variant>
      <vt:variant>
        <vt:i4>2883625</vt:i4>
      </vt:variant>
      <vt:variant>
        <vt:i4>591</vt:i4>
      </vt:variant>
      <vt:variant>
        <vt:i4>0</vt:i4>
      </vt:variant>
      <vt:variant>
        <vt:i4>5</vt:i4>
      </vt:variant>
      <vt:variant>
        <vt:lpwstr>../BackUp.docx</vt:lpwstr>
      </vt:variant>
      <vt:variant>
        <vt:lpwstr>bookmark=kix.9bcsx1nzxgfm</vt:lpwstr>
      </vt:variant>
      <vt:variant>
        <vt:i4>5636197</vt:i4>
      </vt:variant>
      <vt:variant>
        <vt:i4>588</vt:i4>
      </vt:variant>
      <vt:variant>
        <vt:i4>0</vt:i4>
      </vt:variant>
      <vt:variant>
        <vt:i4>5</vt:i4>
      </vt:variant>
      <vt:variant>
        <vt:lpwstr>../BackUp.docx</vt:lpwstr>
      </vt:variant>
      <vt:variant>
        <vt:lpwstr>_heading=h.3as4poj</vt:lpwstr>
      </vt:variant>
      <vt:variant>
        <vt:i4>2883625</vt:i4>
      </vt:variant>
      <vt:variant>
        <vt:i4>585</vt:i4>
      </vt:variant>
      <vt:variant>
        <vt:i4>0</vt:i4>
      </vt:variant>
      <vt:variant>
        <vt:i4>5</vt:i4>
      </vt:variant>
      <vt:variant>
        <vt:lpwstr>../BackUp.docx</vt:lpwstr>
      </vt:variant>
      <vt:variant>
        <vt:lpwstr>bookmark=kix.9bcsx1nzxgfm</vt:lpwstr>
      </vt:variant>
      <vt:variant>
        <vt:i4>5636197</vt:i4>
      </vt:variant>
      <vt:variant>
        <vt:i4>582</vt:i4>
      </vt:variant>
      <vt:variant>
        <vt:i4>0</vt:i4>
      </vt:variant>
      <vt:variant>
        <vt:i4>5</vt:i4>
      </vt:variant>
      <vt:variant>
        <vt:lpwstr>../BackUp.docx</vt:lpwstr>
      </vt:variant>
      <vt:variant>
        <vt:lpwstr>_heading=h.3as4poj</vt:lpwstr>
      </vt:variant>
      <vt:variant>
        <vt:i4>6357047</vt:i4>
      </vt:variant>
      <vt:variant>
        <vt:i4>579</vt:i4>
      </vt:variant>
      <vt:variant>
        <vt:i4>0</vt:i4>
      </vt:variant>
      <vt:variant>
        <vt:i4>5</vt:i4>
      </vt:variant>
      <vt:variant>
        <vt:lpwstr>../BackUp.docx</vt:lpwstr>
      </vt:variant>
      <vt:variant>
        <vt:lpwstr>bookmark=kix.cn4uw19auhs8</vt:lpwstr>
      </vt:variant>
      <vt:variant>
        <vt:i4>4063292</vt:i4>
      </vt:variant>
      <vt:variant>
        <vt:i4>576</vt:i4>
      </vt:variant>
      <vt:variant>
        <vt:i4>0</vt:i4>
      </vt:variant>
      <vt:variant>
        <vt:i4>5</vt:i4>
      </vt:variant>
      <vt:variant>
        <vt:lpwstr>../BackUp.docx</vt:lpwstr>
      </vt:variant>
      <vt:variant>
        <vt:lpwstr>bookmark=kix.1rlj4g81ifxk</vt:lpwstr>
      </vt:variant>
      <vt:variant>
        <vt:i4>3866681</vt:i4>
      </vt:variant>
      <vt:variant>
        <vt:i4>573</vt:i4>
      </vt:variant>
      <vt:variant>
        <vt:i4>0</vt:i4>
      </vt:variant>
      <vt:variant>
        <vt:i4>5</vt:i4>
      </vt:variant>
      <vt:variant>
        <vt:lpwstr>../BackUp.docx</vt:lpwstr>
      </vt:variant>
      <vt:variant>
        <vt:lpwstr>bookmark=kix.s7sc2g2vsh62</vt:lpwstr>
      </vt:variant>
      <vt:variant>
        <vt:i4>1769552</vt:i4>
      </vt:variant>
      <vt:variant>
        <vt:i4>570</vt:i4>
      </vt:variant>
      <vt:variant>
        <vt:i4>0</vt:i4>
      </vt:variant>
      <vt:variant>
        <vt:i4>5</vt:i4>
      </vt:variant>
      <vt:variant>
        <vt:lpwstr>https://docs.google.com/document/d/17GAtxfNNXSp4JoKatwqhaqv5N8yqvs6qeXmVl25oZyM/edit</vt:lpwstr>
      </vt:variant>
      <vt:variant>
        <vt:lpwstr>bookmark=kix.ucdky3m9hreq</vt:lpwstr>
      </vt:variant>
      <vt:variant>
        <vt:i4>7274604</vt:i4>
      </vt:variant>
      <vt:variant>
        <vt:i4>567</vt:i4>
      </vt:variant>
      <vt:variant>
        <vt:i4>0</vt:i4>
      </vt:variant>
      <vt:variant>
        <vt:i4>5</vt:i4>
      </vt:variant>
      <vt:variant>
        <vt:lpwstr>../BackUp.docx</vt:lpwstr>
      </vt:variant>
      <vt:variant>
        <vt:lpwstr>bookmark=kix.4gqhgs6p2t7f</vt:lpwstr>
      </vt:variant>
      <vt:variant>
        <vt:i4>1572976</vt:i4>
      </vt:variant>
      <vt:variant>
        <vt:i4>564</vt:i4>
      </vt:variant>
      <vt:variant>
        <vt:i4>0</vt:i4>
      </vt:variant>
      <vt:variant>
        <vt:i4>5</vt:i4>
      </vt:variant>
      <vt:variant>
        <vt:lpwstr>../BackUp.docx</vt:lpwstr>
      </vt:variant>
      <vt:variant>
        <vt:lpwstr>_heading=h.34qadz2</vt:lpwstr>
      </vt:variant>
      <vt:variant>
        <vt:i4>6226040</vt:i4>
      </vt:variant>
      <vt:variant>
        <vt:i4>561</vt:i4>
      </vt:variant>
      <vt:variant>
        <vt:i4>0</vt:i4>
      </vt:variant>
      <vt:variant>
        <vt:i4>5</vt:i4>
      </vt:variant>
      <vt:variant>
        <vt:lpwstr>../BackUp.docx</vt:lpwstr>
      </vt:variant>
      <vt:variant>
        <vt:lpwstr>_heading=h.2bn6wsx</vt:lpwstr>
      </vt:variant>
      <vt:variant>
        <vt:i4>2424859</vt:i4>
      </vt:variant>
      <vt:variant>
        <vt:i4>558</vt:i4>
      </vt:variant>
      <vt:variant>
        <vt:i4>0</vt:i4>
      </vt:variant>
      <vt:variant>
        <vt:i4>5</vt:i4>
      </vt:variant>
      <vt:variant>
        <vt:lpwstr>../BackUp.docx</vt:lpwstr>
      </vt:variant>
      <vt:variant>
        <vt:lpwstr>_heading=h.qsh70q</vt:lpwstr>
      </vt:variant>
      <vt:variant>
        <vt:i4>6226026</vt:i4>
      </vt:variant>
      <vt:variant>
        <vt:i4>555</vt:i4>
      </vt:variant>
      <vt:variant>
        <vt:i4>0</vt:i4>
      </vt:variant>
      <vt:variant>
        <vt:i4>5</vt:i4>
      </vt:variant>
      <vt:variant>
        <vt:lpwstr>../BackUp.docx</vt:lpwstr>
      </vt:variant>
      <vt:variant>
        <vt:lpwstr>_heading=h.1kc7wiv</vt:lpwstr>
      </vt:variant>
      <vt:variant>
        <vt:i4>5636208</vt:i4>
      </vt:variant>
      <vt:variant>
        <vt:i4>552</vt:i4>
      </vt:variant>
      <vt:variant>
        <vt:i4>0</vt:i4>
      </vt:variant>
      <vt:variant>
        <vt:i4>5</vt:i4>
      </vt:variant>
      <vt:variant>
        <vt:lpwstr>../BackUp.docx</vt:lpwstr>
      </vt:variant>
      <vt:variant>
        <vt:lpwstr>_heading=h.356xmb2</vt:lpwstr>
      </vt:variant>
      <vt:variant>
        <vt:i4>8192083</vt:i4>
      </vt:variant>
      <vt:variant>
        <vt:i4>549</vt:i4>
      </vt:variant>
      <vt:variant>
        <vt:i4>0</vt:i4>
      </vt:variant>
      <vt:variant>
        <vt:i4>5</vt:i4>
      </vt:variant>
      <vt:variant>
        <vt:lpwstr>../BackUp.docx</vt:lpwstr>
      </vt:variant>
      <vt:variant>
        <vt:lpwstr>_heading=h.rjefff</vt:lpwstr>
      </vt:variant>
      <vt:variant>
        <vt:i4>196671</vt:i4>
      </vt:variant>
      <vt:variant>
        <vt:i4>546</vt:i4>
      </vt:variant>
      <vt:variant>
        <vt:i4>0</vt:i4>
      </vt:variant>
      <vt:variant>
        <vt:i4>5</vt:i4>
      </vt:variant>
      <vt:variant>
        <vt:lpwstr>../BackUp.docx</vt:lpwstr>
      </vt:variant>
      <vt:variant>
        <vt:lpwstr>_heading=h.2ce457m</vt:lpwstr>
      </vt:variant>
      <vt:variant>
        <vt:i4>5767212</vt:i4>
      </vt:variant>
      <vt:variant>
        <vt:i4>543</vt:i4>
      </vt:variant>
      <vt:variant>
        <vt:i4>0</vt:i4>
      </vt:variant>
      <vt:variant>
        <vt:i4>5</vt:i4>
      </vt:variant>
      <vt:variant>
        <vt:lpwstr>../BackUp.docx</vt:lpwstr>
      </vt:variant>
      <vt:variant>
        <vt:lpwstr>_heading=h.34g0dwd</vt:lpwstr>
      </vt:variant>
      <vt:variant>
        <vt:i4>3932238</vt:i4>
      </vt:variant>
      <vt:variant>
        <vt:i4>540</vt:i4>
      </vt:variant>
      <vt:variant>
        <vt:i4>0</vt:i4>
      </vt:variant>
      <vt:variant>
        <vt:i4>5</vt:i4>
      </vt:variant>
      <vt:variant>
        <vt:lpwstr>../BackUp.docx</vt:lpwstr>
      </vt:variant>
      <vt:variant>
        <vt:lpwstr>_heading=h.kgcv8k</vt:lpwstr>
      </vt:variant>
      <vt:variant>
        <vt:i4>5767212</vt:i4>
      </vt:variant>
      <vt:variant>
        <vt:i4>537</vt:i4>
      </vt:variant>
      <vt:variant>
        <vt:i4>0</vt:i4>
      </vt:variant>
      <vt:variant>
        <vt:i4>5</vt:i4>
      </vt:variant>
      <vt:variant>
        <vt:lpwstr>../BackUp.docx</vt:lpwstr>
      </vt:variant>
      <vt:variant>
        <vt:lpwstr>_heading=h.34g0dwd</vt:lpwstr>
      </vt:variant>
      <vt:variant>
        <vt:i4>3932238</vt:i4>
      </vt:variant>
      <vt:variant>
        <vt:i4>534</vt:i4>
      </vt:variant>
      <vt:variant>
        <vt:i4>0</vt:i4>
      </vt:variant>
      <vt:variant>
        <vt:i4>5</vt:i4>
      </vt:variant>
      <vt:variant>
        <vt:lpwstr>../BackUp.docx</vt:lpwstr>
      </vt:variant>
      <vt:variant>
        <vt:lpwstr>_heading=h.kgcv8k</vt:lpwstr>
      </vt:variant>
      <vt:variant>
        <vt:i4>786487</vt:i4>
      </vt:variant>
      <vt:variant>
        <vt:i4>531</vt:i4>
      </vt:variant>
      <vt:variant>
        <vt:i4>0</vt:i4>
      </vt:variant>
      <vt:variant>
        <vt:i4>5</vt:i4>
      </vt:variant>
      <vt:variant>
        <vt:lpwstr>../BackUp.docx</vt:lpwstr>
      </vt:variant>
      <vt:variant>
        <vt:lpwstr>_heading=h.1ksv4uv</vt:lpwstr>
      </vt:variant>
      <vt:variant>
        <vt:i4>1441903</vt:i4>
      </vt:variant>
      <vt:variant>
        <vt:i4>528</vt:i4>
      </vt:variant>
      <vt:variant>
        <vt:i4>0</vt:i4>
      </vt:variant>
      <vt:variant>
        <vt:i4>5</vt:i4>
      </vt:variant>
      <vt:variant>
        <vt:lpwstr>../BackUp.docx</vt:lpwstr>
      </vt:variant>
      <vt:variant>
        <vt:lpwstr>_heading=h.35nkun2</vt:lpwstr>
      </vt:variant>
      <vt:variant>
        <vt:i4>4521999</vt:i4>
      </vt:variant>
      <vt:variant>
        <vt:i4>525</vt:i4>
      </vt:variant>
      <vt:variant>
        <vt:i4>0</vt:i4>
      </vt:variant>
      <vt:variant>
        <vt:i4>5</vt:i4>
      </vt:variant>
      <vt:variant>
        <vt:lpwstr>https://api.entrust.net/enterprise/v2</vt:lpwstr>
      </vt:variant>
      <vt:variant>
        <vt:lpwstr/>
      </vt:variant>
      <vt:variant>
        <vt:i4>1179697</vt:i4>
      </vt:variant>
      <vt:variant>
        <vt:i4>518</vt:i4>
      </vt:variant>
      <vt:variant>
        <vt:i4>0</vt:i4>
      </vt:variant>
      <vt:variant>
        <vt:i4>5</vt:i4>
      </vt:variant>
      <vt:variant>
        <vt:lpwstr/>
      </vt:variant>
      <vt:variant>
        <vt:lpwstr>_Toc55673314</vt:lpwstr>
      </vt:variant>
      <vt:variant>
        <vt:i4>1376305</vt:i4>
      </vt:variant>
      <vt:variant>
        <vt:i4>512</vt:i4>
      </vt:variant>
      <vt:variant>
        <vt:i4>0</vt:i4>
      </vt:variant>
      <vt:variant>
        <vt:i4>5</vt:i4>
      </vt:variant>
      <vt:variant>
        <vt:lpwstr/>
      </vt:variant>
      <vt:variant>
        <vt:lpwstr>_Toc55673313</vt:lpwstr>
      </vt:variant>
      <vt:variant>
        <vt:i4>1310769</vt:i4>
      </vt:variant>
      <vt:variant>
        <vt:i4>506</vt:i4>
      </vt:variant>
      <vt:variant>
        <vt:i4>0</vt:i4>
      </vt:variant>
      <vt:variant>
        <vt:i4>5</vt:i4>
      </vt:variant>
      <vt:variant>
        <vt:lpwstr/>
      </vt:variant>
      <vt:variant>
        <vt:lpwstr>_Toc55673312</vt:lpwstr>
      </vt:variant>
      <vt:variant>
        <vt:i4>1507377</vt:i4>
      </vt:variant>
      <vt:variant>
        <vt:i4>500</vt:i4>
      </vt:variant>
      <vt:variant>
        <vt:i4>0</vt:i4>
      </vt:variant>
      <vt:variant>
        <vt:i4>5</vt:i4>
      </vt:variant>
      <vt:variant>
        <vt:lpwstr/>
      </vt:variant>
      <vt:variant>
        <vt:lpwstr>_Toc55673311</vt:lpwstr>
      </vt:variant>
      <vt:variant>
        <vt:i4>1441841</vt:i4>
      </vt:variant>
      <vt:variant>
        <vt:i4>494</vt:i4>
      </vt:variant>
      <vt:variant>
        <vt:i4>0</vt:i4>
      </vt:variant>
      <vt:variant>
        <vt:i4>5</vt:i4>
      </vt:variant>
      <vt:variant>
        <vt:lpwstr/>
      </vt:variant>
      <vt:variant>
        <vt:lpwstr>_Toc55673310</vt:lpwstr>
      </vt:variant>
      <vt:variant>
        <vt:i4>2031664</vt:i4>
      </vt:variant>
      <vt:variant>
        <vt:i4>488</vt:i4>
      </vt:variant>
      <vt:variant>
        <vt:i4>0</vt:i4>
      </vt:variant>
      <vt:variant>
        <vt:i4>5</vt:i4>
      </vt:variant>
      <vt:variant>
        <vt:lpwstr/>
      </vt:variant>
      <vt:variant>
        <vt:lpwstr>_Toc55673309</vt:lpwstr>
      </vt:variant>
      <vt:variant>
        <vt:i4>1966128</vt:i4>
      </vt:variant>
      <vt:variant>
        <vt:i4>482</vt:i4>
      </vt:variant>
      <vt:variant>
        <vt:i4>0</vt:i4>
      </vt:variant>
      <vt:variant>
        <vt:i4>5</vt:i4>
      </vt:variant>
      <vt:variant>
        <vt:lpwstr/>
      </vt:variant>
      <vt:variant>
        <vt:lpwstr>_Toc55673308</vt:lpwstr>
      </vt:variant>
      <vt:variant>
        <vt:i4>1114160</vt:i4>
      </vt:variant>
      <vt:variant>
        <vt:i4>476</vt:i4>
      </vt:variant>
      <vt:variant>
        <vt:i4>0</vt:i4>
      </vt:variant>
      <vt:variant>
        <vt:i4>5</vt:i4>
      </vt:variant>
      <vt:variant>
        <vt:lpwstr/>
      </vt:variant>
      <vt:variant>
        <vt:lpwstr>_Toc55673307</vt:lpwstr>
      </vt:variant>
      <vt:variant>
        <vt:i4>1048624</vt:i4>
      </vt:variant>
      <vt:variant>
        <vt:i4>470</vt:i4>
      </vt:variant>
      <vt:variant>
        <vt:i4>0</vt:i4>
      </vt:variant>
      <vt:variant>
        <vt:i4>5</vt:i4>
      </vt:variant>
      <vt:variant>
        <vt:lpwstr/>
      </vt:variant>
      <vt:variant>
        <vt:lpwstr>_Toc55673306</vt:lpwstr>
      </vt:variant>
      <vt:variant>
        <vt:i4>1245232</vt:i4>
      </vt:variant>
      <vt:variant>
        <vt:i4>464</vt:i4>
      </vt:variant>
      <vt:variant>
        <vt:i4>0</vt:i4>
      </vt:variant>
      <vt:variant>
        <vt:i4>5</vt:i4>
      </vt:variant>
      <vt:variant>
        <vt:lpwstr/>
      </vt:variant>
      <vt:variant>
        <vt:lpwstr>_Toc55673305</vt:lpwstr>
      </vt:variant>
      <vt:variant>
        <vt:i4>1179696</vt:i4>
      </vt:variant>
      <vt:variant>
        <vt:i4>458</vt:i4>
      </vt:variant>
      <vt:variant>
        <vt:i4>0</vt:i4>
      </vt:variant>
      <vt:variant>
        <vt:i4>5</vt:i4>
      </vt:variant>
      <vt:variant>
        <vt:lpwstr/>
      </vt:variant>
      <vt:variant>
        <vt:lpwstr>_Toc55673304</vt:lpwstr>
      </vt:variant>
      <vt:variant>
        <vt:i4>1376304</vt:i4>
      </vt:variant>
      <vt:variant>
        <vt:i4>452</vt:i4>
      </vt:variant>
      <vt:variant>
        <vt:i4>0</vt:i4>
      </vt:variant>
      <vt:variant>
        <vt:i4>5</vt:i4>
      </vt:variant>
      <vt:variant>
        <vt:lpwstr/>
      </vt:variant>
      <vt:variant>
        <vt:lpwstr>_Toc55673303</vt:lpwstr>
      </vt:variant>
      <vt:variant>
        <vt:i4>1310768</vt:i4>
      </vt:variant>
      <vt:variant>
        <vt:i4>446</vt:i4>
      </vt:variant>
      <vt:variant>
        <vt:i4>0</vt:i4>
      </vt:variant>
      <vt:variant>
        <vt:i4>5</vt:i4>
      </vt:variant>
      <vt:variant>
        <vt:lpwstr/>
      </vt:variant>
      <vt:variant>
        <vt:lpwstr>_Toc55673302</vt:lpwstr>
      </vt:variant>
      <vt:variant>
        <vt:i4>1507376</vt:i4>
      </vt:variant>
      <vt:variant>
        <vt:i4>440</vt:i4>
      </vt:variant>
      <vt:variant>
        <vt:i4>0</vt:i4>
      </vt:variant>
      <vt:variant>
        <vt:i4>5</vt:i4>
      </vt:variant>
      <vt:variant>
        <vt:lpwstr/>
      </vt:variant>
      <vt:variant>
        <vt:lpwstr>_Toc55673301</vt:lpwstr>
      </vt:variant>
      <vt:variant>
        <vt:i4>1441840</vt:i4>
      </vt:variant>
      <vt:variant>
        <vt:i4>434</vt:i4>
      </vt:variant>
      <vt:variant>
        <vt:i4>0</vt:i4>
      </vt:variant>
      <vt:variant>
        <vt:i4>5</vt:i4>
      </vt:variant>
      <vt:variant>
        <vt:lpwstr/>
      </vt:variant>
      <vt:variant>
        <vt:lpwstr>_Toc55673300</vt:lpwstr>
      </vt:variant>
      <vt:variant>
        <vt:i4>1966137</vt:i4>
      </vt:variant>
      <vt:variant>
        <vt:i4>428</vt:i4>
      </vt:variant>
      <vt:variant>
        <vt:i4>0</vt:i4>
      </vt:variant>
      <vt:variant>
        <vt:i4>5</vt:i4>
      </vt:variant>
      <vt:variant>
        <vt:lpwstr/>
      </vt:variant>
      <vt:variant>
        <vt:lpwstr>_Toc55673299</vt:lpwstr>
      </vt:variant>
      <vt:variant>
        <vt:i4>2031673</vt:i4>
      </vt:variant>
      <vt:variant>
        <vt:i4>422</vt:i4>
      </vt:variant>
      <vt:variant>
        <vt:i4>0</vt:i4>
      </vt:variant>
      <vt:variant>
        <vt:i4>5</vt:i4>
      </vt:variant>
      <vt:variant>
        <vt:lpwstr/>
      </vt:variant>
      <vt:variant>
        <vt:lpwstr>_Toc55673298</vt:lpwstr>
      </vt:variant>
      <vt:variant>
        <vt:i4>1048633</vt:i4>
      </vt:variant>
      <vt:variant>
        <vt:i4>416</vt:i4>
      </vt:variant>
      <vt:variant>
        <vt:i4>0</vt:i4>
      </vt:variant>
      <vt:variant>
        <vt:i4>5</vt:i4>
      </vt:variant>
      <vt:variant>
        <vt:lpwstr/>
      </vt:variant>
      <vt:variant>
        <vt:lpwstr>_Toc55673297</vt:lpwstr>
      </vt:variant>
      <vt:variant>
        <vt:i4>1114169</vt:i4>
      </vt:variant>
      <vt:variant>
        <vt:i4>410</vt:i4>
      </vt:variant>
      <vt:variant>
        <vt:i4>0</vt:i4>
      </vt:variant>
      <vt:variant>
        <vt:i4>5</vt:i4>
      </vt:variant>
      <vt:variant>
        <vt:lpwstr/>
      </vt:variant>
      <vt:variant>
        <vt:lpwstr>_Toc55673296</vt:lpwstr>
      </vt:variant>
      <vt:variant>
        <vt:i4>1179705</vt:i4>
      </vt:variant>
      <vt:variant>
        <vt:i4>404</vt:i4>
      </vt:variant>
      <vt:variant>
        <vt:i4>0</vt:i4>
      </vt:variant>
      <vt:variant>
        <vt:i4>5</vt:i4>
      </vt:variant>
      <vt:variant>
        <vt:lpwstr/>
      </vt:variant>
      <vt:variant>
        <vt:lpwstr>_Toc55673295</vt:lpwstr>
      </vt:variant>
      <vt:variant>
        <vt:i4>1245241</vt:i4>
      </vt:variant>
      <vt:variant>
        <vt:i4>398</vt:i4>
      </vt:variant>
      <vt:variant>
        <vt:i4>0</vt:i4>
      </vt:variant>
      <vt:variant>
        <vt:i4>5</vt:i4>
      </vt:variant>
      <vt:variant>
        <vt:lpwstr/>
      </vt:variant>
      <vt:variant>
        <vt:lpwstr>_Toc55673294</vt:lpwstr>
      </vt:variant>
      <vt:variant>
        <vt:i4>1310777</vt:i4>
      </vt:variant>
      <vt:variant>
        <vt:i4>392</vt:i4>
      </vt:variant>
      <vt:variant>
        <vt:i4>0</vt:i4>
      </vt:variant>
      <vt:variant>
        <vt:i4>5</vt:i4>
      </vt:variant>
      <vt:variant>
        <vt:lpwstr/>
      </vt:variant>
      <vt:variant>
        <vt:lpwstr>_Toc55673293</vt:lpwstr>
      </vt:variant>
      <vt:variant>
        <vt:i4>1376313</vt:i4>
      </vt:variant>
      <vt:variant>
        <vt:i4>386</vt:i4>
      </vt:variant>
      <vt:variant>
        <vt:i4>0</vt:i4>
      </vt:variant>
      <vt:variant>
        <vt:i4>5</vt:i4>
      </vt:variant>
      <vt:variant>
        <vt:lpwstr/>
      </vt:variant>
      <vt:variant>
        <vt:lpwstr>_Toc55673292</vt:lpwstr>
      </vt:variant>
      <vt:variant>
        <vt:i4>1441849</vt:i4>
      </vt:variant>
      <vt:variant>
        <vt:i4>380</vt:i4>
      </vt:variant>
      <vt:variant>
        <vt:i4>0</vt:i4>
      </vt:variant>
      <vt:variant>
        <vt:i4>5</vt:i4>
      </vt:variant>
      <vt:variant>
        <vt:lpwstr/>
      </vt:variant>
      <vt:variant>
        <vt:lpwstr>_Toc55673291</vt:lpwstr>
      </vt:variant>
      <vt:variant>
        <vt:i4>1507385</vt:i4>
      </vt:variant>
      <vt:variant>
        <vt:i4>374</vt:i4>
      </vt:variant>
      <vt:variant>
        <vt:i4>0</vt:i4>
      </vt:variant>
      <vt:variant>
        <vt:i4>5</vt:i4>
      </vt:variant>
      <vt:variant>
        <vt:lpwstr/>
      </vt:variant>
      <vt:variant>
        <vt:lpwstr>_Toc55673290</vt:lpwstr>
      </vt:variant>
      <vt:variant>
        <vt:i4>1966136</vt:i4>
      </vt:variant>
      <vt:variant>
        <vt:i4>368</vt:i4>
      </vt:variant>
      <vt:variant>
        <vt:i4>0</vt:i4>
      </vt:variant>
      <vt:variant>
        <vt:i4>5</vt:i4>
      </vt:variant>
      <vt:variant>
        <vt:lpwstr/>
      </vt:variant>
      <vt:variant>
        <vt:lpwstr>_Toc55673289</vt:lpwstr>
      </vt:variant>
      <vt:variant>
        <vt:i4>2031672</vt:i4>
      </vt:variant>
      <vt:variant>
        <vt:i4>362</vt:i4>
      </vt:variant>
      <vt:variant>
        <vt:i4>0</vt:i4>
      </vt:variant>
      <vt:variant>
        <vt:i4>5</vt:i4>
      </vt:variant>
      <vt:variant>
        <vt:lpwstr/>
      </vt:variant>
      <vt:variant>
        <vt:lpwstr>_Toc55673288</vt:lpwstr>
      </vt:variant>
      <vt:variant>
        <vt:i4>1048632</vt:i4>
      </vt:variant>
      <vt:variant>
        <vt:i4>356</vt:i4>
      </vt:variant>
      <vt:variant>
        <vt:i4>0</vt:i4>
      </vt:variant>
      <vt:variant>
        <vt:i4>5</vt:i4>
      </vt:variant>
      <vt:variant>
        <vt:lpwstr/>
      </vt:variant>
      <vt:variant>
        <vt:lpwstr>_Toc55673287</vt:lpwstr>
      </vt:variant>
      <vt:variant>
        <vt:i4>1114168</vt:i4>
      </vt:variant>
      <vt:variant>
        <vt:i4>350</vt:i4>
      </vt:variant>
      <vt:variant>
        <vt:i4>0</vt:i4>
      </vt:variant>
      <vt:variant>
        <vt:i4>5</vt:i4>
      </vt:variant>
      <vt:variant>
        <vt:lpwstr/>
      </vt:variant>
      <vt:variant>
        <vt:lpwstr>_Toc55673286</vt:lpwstr>
      </vt:variant>
      <vt:variant>
        <vt:i4>1179704</vt:i4>
      </vt:variant>
      <vt:variant>
        <vt:i4>344</vt:i4>
      </vt:variant>
      <vt:variant>
        <vt:i4>0</vt:i4>
      </vt:variant>
      <vt:variant>
        <vt:i4>5</vt:i4>
      </vt:variant>
      <vt:variant>
        <vt:lpwstr/>
      </vt:variant>
      <vt:variant>
        <vt:lpwstr>_Toc55673285</vt:lpwstr>
      </vt:variant>
      <vt:variant>
        <vt:i4>1245240</vt:i4>
      </vt:variant>
      <vt:variant>
        <vt:i4>338</vt:i4>
      </vt:variant>
      <vt:variant>
        <vt:i4>0</vt:i4>
      </vt:variant>
      <vt:variant>
        <vt:i4>5</vt:i4>
      </vt:variant>
      <vt:variant>
        <vt:lpwstr/>
      </vt:variant>
      <vt:variant>
        <vt:lpwstr>_Toc55673284</vt:lpwstr>
      </vt:variant>
      <vt:variant>
        <vt:i4>1310776</vt:i4>
      </vt:variant>
      <vt:variant>
        <vt:i4>332</vt:i4>
      </vt:variant>
      <vt:variant>
        <vt:i4>0</vt:i4>
      </vt:variant>
      <vt:variant>
        <vt:i4>5</vt:i4>
      </vt:variant>
      <vt:variant>
        <vt:lpwstr/>
      </vt:variant>
      <vt:variant>
        <vt:lpwstr>_Toc55673283</vt:lpwstr>
      </vt:variant>
      <vt:variant>
        <vt:i4>1376312</vt:i4>
      </vt:variant>
      <vt:variant>
        <vt:i4>326</vt:i4>
      </vt:variant>
      <vt:variant>
        <vt:i4>0</vt:i4>
      </vt:variant>
      <vt:variant>
        <vt:i4>5</vt:i4>
      </vt:variant>
      <vt:variant>
        <vt:lpwstr/>
      </vt:variant>
      <vt:variant>
        <vt:lpwstr>_Toc55673282</vt:lpwstr>
      </vt:variant>
      <vt:variant>
        <vt:i4>1441848</vt:i4>
      </vt:variant>
      <vt:variant>
        <vt:i4>320</vt:i4>
      </vt:variant>
      <vt:variant>
        <vt:i4>0</vt:i4>
      </vt:variant>
      <vt:variant>
        <vt:i4>5</vt:i4>
      </vt:variant>
      <vt:variant>
        <vt:lpwstr/>
      </vt:variant>
      <vt:variant>
        <vt:lpwstr>_Toc55673281</vt:lpwstr>
      </vt:variant>
      <vt:variant>
        <vt:i4>1507384</vt:i4>
      </vt:variant>
      <vt:variant>
        <vt:i4>314</vt:i4>
      </vt:variant>
      <vt:variant>
        <vt:i4>0</vt:i4>
      </vt:variant>
      <vt:variant>
        <vt:i4>5</vt:i4>
      </vt:variant>
      <vt:variant>
        <vt:lpwstr/>
      </vt:variant>
      <vt:variant>
        <vt:lpwstr>_Toc55673280</vt:lpwstr>
      </vt:variant>
      <vt:variant>
        <vt:i4>1966135</vt:i4>
      </vt:variant>
      <vt:variant>
        <vt:i4>308</vt:i4>
      </vt:variant>
      <vt:variant>
        <vt:i4>0</vt:i4>
      </vt:variant>
      <vt:variant>
        <vt:i4>5</vt:i4>
      </vt:variant>
      <vt:variant>
        <vt:lpwstr/>
      </vt:variant>
      <vt:variant>
        <vt:lpwstr>_Toc55673279</vt:lpwstr>
      </vt:variant>
      <vt:variant>
        <vt:i4>2031671</vt:i4>
      </vt:variant>
      <vt:variant>
        <vt:i4>302</vt:i4>
      </vt:variant>
      <vt:variant>
        <vt:i4>0</vt:i4>
      </vt:variant>
      <vt:variant>
        <vt:i4>5</vt:i4>
      </vt:variant>
      <vt:variant>
        <vt:lpwstr/>
      </vt:variant>
      <vt:variant>
        <vt:lpwstr>_Toc55673278</vt:lpwstr>
      </vt:variant>
      <vt:variant>
        <vt:i4>1048631</vt:i4>
      </vt:variant>
      <vt:variant>
        <vt:i4>296</vt:i4>
      </vt:variant>
      <vt:variant>
        <vt:i4>0</vt:i4>
      </vt:variant>
      <vt:variant>
        <vt:i4>5</vt:i4>
      </vt:variant>
      <vt:variant>
        <vt:lpwstr/>
      </vt:variant>
      <vt:variant>
        <vt:lpwstr>_Toc55673277</vt:lpwstr>
      </vt:variant>
      <vt:variant>
        <vt:i4>1114167</vt:i4>
      </vt:variant>
      <vt:variant>
        <vt:i4>290</vt:i4>
      </vt:variant>
      <vt:variant>
        <vt:i4>0</vt:i4>
      </vt:variant>
      <vt:variant>
        <vt:i4>5</vt:i4>
      </vt:variant>
      <vt:variant>
        <vt:lpwstr/>
      </vt:variant>
      <vt:variant>
        <vt:lpwstr>_Toc55673276</vt:lpwstr>
      </vt:variant>
      <vt:variant>
        <vt:i4>1179703</vt:i4>
      </vt:variant>
      <vt:variant>
        <vt:i4>284</vt:i4>
      </vt:variant>
      <vt:variant>
        <vt:i4>0</vt:i4>
      </vt:variant>
      <vt:variant>
        <vt:i4>5</vt:i4>
      </vt:variant>
      <vt:variant>
        <vt:lpwstr/>
      </vt:variant>
      <vt:variant>
        <vt:lpwstr>_Toc55673275</vt:lpwstr>
      </vt:variant>
      <vt:variant>
        <vt:i4>1245239</vt:i4>
      </vt:variant>
      <vt:variant>
        <vt:i4>278</vt:i4>
      </vt:variant>
      <vt:variant>
        <vt:i4>0</vt:i4>
      </vt:variant>
      <vt:variant>
        <vt:i4>5</vt:i4>
      </vt:variant>
      <vt:variant>
        <vt:lpwstr/>
      </vt:variant>
      <vt:variant>
        <vt:lpwstr>_Toc55673274</vt:lpwstr>
      </vt:variant>
      <vt:variant>
        <vt:i4>1310775</vt:i4>
      </vt:variant>
      <vt:variant>
        <vt:i4>272</vt:i4>
      </vt:variant>
      <vt:variant>
        <vt:i4>0</vt:i4>
      </vt:variant>
      <vt:variant>
        <vt:i4>5</vt:i4>
      </vt:variant>
      <vt:variant>
        <vt:lpwstr/>
      </vt:variant>
      <vt:variant>
        <vt:lpwstr>_Toc55673273</vt:lpwstr>
      </vt:variant>
      <vt:variant>
        <vt:i4>1376311</vt:i4>
      </vt:variant>
      <vt:variant>
        <vt:i4>266</vt:i4>
      </vt:variant>
      <vt:variant>
        <vt:i4>0</vt:i4>
      </vt:variant>
      <vt:variant>
        <vt:i4>5</vt:i4>
      </vt:variant>
      <vt:variant>
        <vt:lpwstr/>
      </vt:variant>
      <vt:variant>
        <vt:lpwstr>_Toc55673272</vt:lpwstr>
      </vt:variant>
      <vt:variant>
        <vt:i4>1441847</vt:i4>
      </vt:variant>
      <vt:variant>
        <vt:i4>260</vt:i4>
      </vt:variant>
      <vt:variant>
        <vt:i4>0</vt:i4>
      </vt:variant>
      <vt:variant>
        <vt:i4>5</vt:i4>
      </vt:variant>
      <vt:variant>
        <vt:lpwstr/>
      </vt:variant>
      <vt:variant>
        <vt:lpwstr>_Toc55673271</vt:lpwstr>
      </vt:variant>
      <vt:variant>
        <vt:i4>1507383</vt:i4>
      </vt:variant>
      <vt:variant>
        <vt:i4>254</vt:i4>
      </vt:variant>
      <vt:variant>
        <vt:i4>0</vt:i4>
      </vt:variant>
      <vt:variant>
        <vt:i4>5</vt:i4>
      </vt:variant>
      <vt:variant>
        <vt:lpwstr/>
      </vt:variant>
      <vt:variant>
        <vt:lpwstr>_Toc55673270</vt:lpwstr>
      </vt:variant>
      <vt:variant>
        <vt:i4>1966134</vt:i4>
      </vt:variant>
      <vt:variant>
        <vt:i4>248</vt:i4>
      </vt:variant>
      <vt:variant>
        <vt:i4>0</vt:i4>
      </vt:variant>
      <vt:variant>
        <vt:i4>5</vt:i4>
      </vt:variant>
      <vt:variant>
        <vt:lpwstr/>
      </vt:variant>
      <vt:variant>
        <vt:lpwstr>_Toc55673269</vt:lpwstr>
      </vt:variant>
      <vt:variant>
        <vt:i4>2031670</vt:i4>
      </vt:variant>
      <vt:variant>
        <vt:i4>242</vt:i4>
      </vt:variant>
      <vt:variant>
        <vt:i4>0</vt:i4>
      </vt:variant>
      <vt:variant>
        <vt:i4>5</vt:i4>
      </vt:variant>
      <vt:variant>
        <vt:lpwstr/>
      </vt:variant>
      <vt:variant>
        <vt:lpwstr>_Toc55673268</vt:lpwstr>
      </vt:variant>
      <vt:variant>
        <vt:i4>1048630</vt:i4>
      </vt:variant>
      <vt:variant>
        <vt:i4>236</vt:i4>
      </vt:variant>
      <vt:variant>
        <vt:i4>0</vt:i4>
      </vt:variant>
      <vt:variant>
        <vt:i4>5</vt:i4>
      </vt:variant>
      <vt:variant>
        <vt:lpwstr/>
      </vt:variant>
      <vt:variant>
        <vt:lpwstr>_Toc55673267</vt:lpwstr>
      </vt:variant>
      <vt:variant>
        <vt:i4>1114166</vt:i4>
      </vt:variant>
      <vt:variant>
        <vt:i4>230</vt:i4>
      </vt:variant>
      <vt:variant>
        <vt:i4>0</vt:i4>
      </vt:variant>
      <vt:variant>
        <vt:i4>5</vt:i4>
      </vt:variant>
      <vt:variant>
        <vt:lpwstr/>
      </vt:variant>
      <vt:variant>
        <vt:lpwstr>_Toc55673266</vt:lpwstr>
      </vt:variant>
      <vt:variant>
        <vt:i4>1179702</vt:i4>
      </vt:variant>
      <vt:variant>
        <vt:i4>224</vt:i4>
      </vt:variant>
      <vt:variant>
        <vt:i4>0</vt:i4>
      </vt:variant>
      <vt:variant>
        <vt:i4>5</vt:i4>
      </vt:variant>
      <vt:variant>
        <vt:lpwstr/>
      </vt:variant>
      <vt:variant>
        <vt:lpwstr>_Toc55673265</vt:lpwstr>
      </vt:variant>
      <vt:variant>
        <vt:i4>1245238</vt:i4>
      </vt:variant>
      <vt:variant>
        <vt:i4>218</vt:i4>
      </vt:variant>
      <vt:variant>
        <vt:i4>0</vt:i4>
      </vt:variant>
      <vt:variant>
        <vt:i4>5</vt:i4>
      </vt:variant>
      <vt:variant>
        <vt:lpwstr/>
      </vt:variant>
      <vt:variant>
        <vt:lpwstr>_Toc55673264</vt:lpwstr>
      </vt:variant>
      <vt:variant>
        <vt:i4>1310774</vt:i4>
      </vt:variant>
      <vt:variant>
        <vt:i4>212</vt:i4>
      </vt:variant>
      <vt:variant>
        <vt:i4>0</vt:i4>
      </vt:variant>
      <vt:variant>
        <vt:i4>5</vt:i4>
      </vt:variant>
      <vt:variant>
        <vt:lpwstr/>
      </vt:variant>
      <vt:variant>
        <vt:lpwstr>_Toc55673263</vt:lpwstr>
      </vt:variant>
      <vt:variant>
        <vt:i4>1376310</vt:i4>
      </vt:variant>
      <vt:variant>
        <vt:i4>206</vt:i4>
      </vt:variant>
      <vt:variant>
        <vt:i4>0</vt:i4>
      </vt:variant>
      <vt:variant>
        <vt:i4>5</vt:i4>
      </vt:variant>
      <vt:variant>
        <vt:lpwstr/>
      </vt:variant>
      <vt:variant>
        <vt:lpwstr>_Toc55673262</vt:lpwstr>
      </vt:variant>
      <vt:variant>
        <vt:i4>1441846</vt:i4>
      </vt:variant>
      <vt:variant>
        <vt:i4>200</vt:i4>
      </vt:variant>
      <vt:variant>
        <vt:i4>0</vt:i4>
      </vt:variant>
      <vt:variant>
        <vt:i4>5</vt:i4>
      </vt:variant>
      <vt:variant>
        <vt:lpwstr/>
      </vt:variant>
      <vt:variant>
        <vt:lpwstr>_Toc55673261</vt:lpwstr>
      </vt:variant>
      <vt:variant>
        <vt:i4>1507382</vt:i4>
      </vt:variant>
      <vt:variant>
        <vt:i4>194</vt:i4>
      </vt:variant>
      <vt:variant>
        <vt:i4>0</vt:i4>
      </vt:variant>
      <vt:variant>
        <vt:i4>5</vt:i4>
      </vt:variant>
      <vt:variant>
        <vt:lpwstr/>
      </vt:variant>
      <vt:variant>
        <vt:lpwstr>_Toc55673260</vt:lpwstr>
      </vt:variant>
      <vt:variant>
        <vt:i4>1966133</vt:i4>
      </vt:variant>
      <vt:variant>
        <vt:i4>188</vt:i4>
      </vt:variant>
      <vt:variant>
        <vt:i4>0</vt:i4>
      </vt:variant>
      <vt:variant>
        <vt:i4>5</vt:i4>
      </vt:variant>
      <vt:variant>
        <vt:lpwstr/>
      </vt:variant>
      <vt:variant>
        <vt:lpwstr>_Toc55673259</vt:lpwstr>
      </vt:variant>
      <vt:variant>
        <vt:i4>2031669</vt:i4>
      </vt:variant>
      <vt:variant>
        <vt:i4>182</vt:i4>
      </vt:variant>
      <vt:variant>
        <vt:i4>0</vt:i4>
      </vt:variant>
      <vt:variant>
        <vt:i4>5</vt:i4>
      </vt:variant>
      <vt:variant>
        <vt:lpwstr/>
      </vt:variant>
      <vt:variant>
        <vt:lpwstr>_Toc55673258</vt:lpwstr>
      </vt:variant>
      <vt:variant>
        <vt:i4>1048629</vt:i4>
      </vt:variant>
      <vt:variant>
        <vt:i4>176</vt:i4>
      </vt:variant>
      <vt:variant>
        <vt:i4>0</vt:i4>
      </vt:variant>
      <vt:variant>
        <vt:i4>5</vt:i4>
      </vt:variant>
      <vt:variant>
        <vt:lpwstr/>
      </vt:variant>
      <vt:variant>
        <vt:lpwstr>_Toc55673257</vt:lpwstr>
      </vt:variant>
      <vt:variant>
        <vt:i4>1114165</vt:i4>
      </vt:variant>
      <vt:variant>
        <vt:i4>170</vt:i4>
      </vt:variant>
      <vt:variant>
        <vt:i4>0</vt:i4>
      </vt:variant>
      <vt:variant>
        <vt:i4>5</vt:i4>
      </vt:variant>
      <vt:variant>
        <vt:lpwstr/>
      </vt:variant>
      <vt:variant>
        <vt:lpwstr>_Toc55673256</vt:lpwstr>
      </vt:variant>
      <vt:variant>
        <vt:i4>1179701</vt:i4>
      </vt:variant>
      <vt:variant>
        <vt:i4>164</vt:i4>
      </vt:variant>
      <vt:variant>
        <vt:i4>0</vt:i4>
      </vt:variant>
      <vt:variant>
        <vt:i4>5</vt:i4>
      </vt:variant>
      <vt:variant>
        <vt:lpwstr/>
      </vt:variant>
      <vt:variant>
        <vt:lpwstr>_Toc55673255</vt:lpwstr>
      </vt:variant>
      <vt:variant>
        <vt:i4>1245237</vt:i4>
      </vt:variant>
      <vt:variant>
        <vt:i4>158</vt:i4>
      </vt:variant>
      <vt:variant>
        <vt:i4>0</vt:i4>
      </vt:variant>
      <vt:variant>
        <vt:i4>5</vt:i4>
      </vt:variant>
      <vt:variant>
        <vt:lpwstr/>
      </vt:variant>
      <vt:variant>
        <vt:lpwstr>_Toc55673254</vt:lpwstr>
      </vt:variant>
      <vt:variant>
        <vt:i4>1310773</vt:i4>
      </vt:variant>
      <vt:variant>
        <vt:i4>152</vt:i4>
      </vt:variant>
      <vt:variant>
        <vt:i4>0</vt:i4>
      </vt:variant>
      <vt:variant>
        <vt:i4>5</vt:i4>
      </vt:variant>
      <vt:variant>
        <vt:lpwstr/>
      </vt:variant>
      <vt:variant>
        <vt:lpwstr>_Toc55673253</vt:lpwstr>
      </vt:variant>
      <vt:variant>
        <vt:i4>1376309</vt:i4>
      </vt:variant>
      <vt:variant>
        <vt:i4>146</vt:i4>
      </vt:variant>
      <vt:variant>
        <vt:i4>0</vt:i4>
      </vt:variant>
      <vt:variant>
        <vt:i4>5</vt:i4>
      </vt:variant>
      <vt:variant>
        <vt:lpwstr/>
      </vt:variant>
      <vt:variant>
        <vt:lpwstr>_Toc55673252</vt:lpwstr>
      </vt:variant>
      <vt:variant>
        <vt:i4>1441845</vt:i4>
      </vt:variant>
      <vt:variant>
        <vt:i4>140</vt:i4>
      </vt:variant>
      <vt:variant>
        <vt:i4>0</vt:i4>
      </vt:variant>
      <vt:variant>
        <vt:i4>5</vt:i4>
      </vt:variant>
      <vt:variant>
        <vt:lpwstr/>
      </vt:variant>
      <vt:variant>
        <vt:lpwstr>_Toc55673251</vt:lpwstr>
      </vt:variant>
      <vt:variant>
        <vt:i4>1507381</vt:i4>
      </vt:variant>
      <vt:variant>
        <vt:i4>134</vt:i4>
      </vt:variant>
      <vt:variant>
        <vt:i4>0</vt:i4>
      </vt:variant>
      <vt:variant>
        <vt:i4>5</vt:i4>
      </vt:variant>
      <vt:variant>
        <vt:lpwstr/>
      </vt:variant>
      <vt:variant>
        <vt:lpwstr>_Toc55673250</vt:lpwstr>
      </vt:variant>
      <vt:variant>
        <vt:i4>1966132</vt:i4>
      </vt:variant>
      <vt:variant>
        <vt:i4>128</vt:i4>
      </vt:variant>
      <vt:variant>
        <vt:i4>0</vt:i4>
      </vt:variant>
      <vt:variant>
        <vt:i4>5</vt:i4>
      </vt:variant>
      <vt:variant>
        <vt:lpwstr/>
      </vt:variant>
      <vt:variant>
        <vt:lpwstr>_Toc55673249</vt:lpwstr>
      </vt:variant>
      <vt:variant>
        <vt:i4>2031668</vt:i4>
      </vt:variant>
      <vt:variant>
        <vt:i4>122</vt:i4>
      </vt:variant>
      <vt:variant>
        <vt:i4>0</vt:i4>
      </vt:variant>
      <vt:variant>
        <vt:i4>5</vt:i4>
      </vt:variant>
      <vt:variant>
        <vt:lpwstr/>
      </vt:variant>
      <vt:variant>
        <vt:lpwstr>_Toc55673248</vt:lpwstr>
      </vt:variant>
      <vt:variant>
        <vt:i4>1048628</vt:i4>
      </vt:variant>
      <vt:variant>
        <vt:i4>116</vt:i4>
      </vt:variant>
      <vt:variant>
        <vt:i4>0</vt:i4>
      </vt:variant>
      <vt:variant>
        <vt:i4>5</vt:i4>
      </vt:variant>
      <vt:variant>
        <vt:lpwstr/>
      </vt:variant>
      <vt:variant>
        <vt:lpwstr>_Toc55673247</vt:lpwstr>
      </vt:variant>
      <vt:variant>
        <vt:i4>1114164</vt:i4>
      </vt:variant>
      <vt:variant>
        <vt:i4>110</vt:i4>
      </vt:variant>
      <vt:variant>
        <vt:i4>0</vt:i4>
      </vt:variant>
      <vt:variant>
        <vt:i4>5</vt:i4>
      </vt:variant>
      <vt:variant>
        <vt:lpwstr/>
      </vt:variant>
      <vt:variant>
        <vt:lpwstr>_Toc55673246</vt:lpwstr>
      </vt:variant>
      <vt:variant>
        <vt:i4>1179700</vt:i4>
      </vt:variant>
      <vt:variant>
        <vt:i4>104</vt:i4>
      </vt:variant>
      <vt:variant>
        <vt:i4>0</vt:i4>
      </vt:variant>
      <vt:variant>
        <vt:i4>5</vt:i4>
      </vt:variant>
      <vt:variant>
        <vt:lpwstr/>
      </vt:variant>
      <vt:variant>
        <vt:lpwstr>_Toc55673245</vt:lpwstr>
      </vt:variant>
      <vt:variant>
        <vt:i4>1245236</vt:i4>
      </vt:variant>
      <vt:variant>
        <vt:i4>98</vt:i4>
      </vt:variant>
      <vt:variant>
        <vt:i4>0</vt:i4>
      </vt:variant>
      <vt:variant>
        <vt:i4>5</vt:i4>
      </vt:variant>
      <vt:variant>
        <vt:lpwstr/>
      </vt:variant>
      <vt:variant>
        <vt:lpwstr>_Toc55673244</vt:lpwstr>
      </vt:variant>
      <vt:variant>
        <vt:i4>1310772</vt:i4>
      </vt:variant>
      <vt:variant>
        <vt:i4>92</vt:i4>
      </vt:variant>
      <vt:variant>
        <vt:i4>0</vt:i4>
      </vt:variant>
      <vt:variant>
        <vt:i4>5</vt:i4>
      </vt:variant>
      <vt:variant>
        <vt:lpwstr/>
      </vt:variant>
      <vt:variant>
        <vt:lpwstr>_Toc55673243</vt:lpwstr>
      </vt:variant>
      <vt:variant>
        <vt:i4>1376308</vt:i4>
      </vt:variant>
      <vt:variant>
        <vt:i4>86</vt:i4>
      </vt:variant>
      <vt:variant>
        <vt:i4>0</vt:i4>
      </vt:variant>
      <vt:variant>
        <vt:i4>5</vt:i4>
      </vt:variant>
      <vt:variant>
        <vt:lpwstr/>
      </vt:variant>
      <vt:variant>
        <vt:lpwstr>_Toc55673242</vt:lpwstr>
      </vt:variant>
      <vt:variant>
        <vt:i4>1441844</vt:i4>
      </vt:variant>
      <vt:variant>
        <vt:i4>80</vt:i4>
      </vt:variant>
      <vt:variant>
        <vt:i4>0</vt:i4>
      </vt:variant>
      <vt:variant>
        <vt:i4>5</vt:i4>
      </vt:variant>
      <vt:variant>
        <vt:lpwstr/>
      </vt:variant>
      <vt:variant>
        <vt:lpwstr>_Toc55673241</vt:lpwstr>
      </vt:variant>
      <vt:variant>
        <vt:i4>1507380</vt:i4>
      </vt:variant>
      <vt:variant>
        <vt:i4>74</vt:i4>
      </vt:variant>
      <vt:variant>
        <vt:i4>0</vt:i4>
      </vt:variant>
      <vt:variant>
        <vt:i4>5</vt:i4>
      </vt:variant>
      <vt:variant>
        <vt:lpwstr/>
      </vt:variant>
      <vt:variant>
        <vt:lpwstr>_Toc55673240</vt:lpwstr>
      </vt:variant>
      <vt:variant>
        <vt:i4>1966131</vt:i4>
      </vt:variant>
      <vt:variant>
        <vt:i4>68</vt:i4>
      </vt:variant>
      <vt:variant>
        <vt:i4>0</vt:i4>
      </vt:variant>
      <vt:variant>
        <vt:i4>5</vt:i4>
      </vt:variant>
      <vt:variant>
        <vt:lpwstr/>
      </vt:variant>
      <vt:variant>
        <vt:lpwstr>_Toc55673239</vt:lpwstr>
      </vt:variant>
      <vt:variant>
        <vt:i4>2031667</vt:i4>
      </vt:variant>
      <vt:variant>
        <vt:i4>62</vt:i4>
      </vt:variant>
      <vt:variant>
        <vt:i4>0</vt:i4>
      </vt:variant>
      <vt:variant>
        <vt:i4>5</vt:i4>
      </vt:variant>
      <vt:variant>
        <vt:lpwstr/>
      </vt:variant>
      <vt:variant>
        <vt:lpwstr>_Toc55673238</vt:lpwstr>
      </vt:variant>
      <vt:variant>
        <vt:i4>1048627</vt:i4>
      </vt:variant>
      <vt:variant>
        <vt:i4>56</vt:i4>
      </vt:variant>
      <vt:variant>
        <vt:i4>0</vt:i4>
      </vt:variant>
      <vt:variant>
        <vt:i4>5</vt:i4>
      </vt:variant>
      <vt:variant>
        <vt:lpwstr/>
      </vt:variant>
      <vt:variant>
        <vt:lpwstr>_Toc55673237</vt:lpwstr>
      </vt:variant>
      <vt:variant>
        <vt:i4>1114163</vt:i4>
      </vt:variant>
      <vt:variant>
        <vt:i4>50</vt:i4>
      </vt:variant>
      <vt:variant>
        <vt:i4>0</vt:i4>
      </vt:variant>
      <vt:variant>
        <vt:i4>5</vt:i4>
      </vt:variant>
      <vt:variant>
        <vt:lpwstr/>
      </vt:variant>
      <vt:variant>
        <vt:lpwstr>_Toc55673236</vt:lpwstr>
      </vt:variant>
      <vt:variant>
        <vt:i4>1179699</vt:i4>
      </vt:variant>
      <vt:variant>
        <vt:i4>44</vt:i4>
      </vt:variant>
      <vt:variant>
        <vt:i4>0</vt:i4>
      </vt:variant>
      <vt:variant>
        <vt:i4>5</vt:i4>
      </vt:variant>
      <vt:variant>
        <vt:lpwstr/>
      </vt:variant>
      <vt:variant>
        <vt:lpwstr>_Toc55673235</vt:lpwstr>
      </vt:variant>
      <vt:variant>
        <vt:i4>1245235</vt:i4>
      </vt:variant>
      <vt:variant>
        <vt:i4>38</vt:i4>
      </vt:variant>
      <vt:variant>
        <vt:i4>0</vt:i4>
      </vt:variant>
      <vt:variant>
        <vt:i4>5</vt:i4>
      </vt:variant>
      <vt:variant>
        <vt:lpwstr/>
      </vt:variant>
      <vt:variant>
        <vt:lpwstr>_Toc55673234</vt:lpwstr>
      </vt:variant>
      <vt:variant>
        <vt:i4>1310771</vt:i4>
      </vt:variant>
      <vt:variant>
        <vt:i4>32</vt:i4>
      </vt:variant>
      <vt:variant>
        <vt:i4>0</vt:i4>
      </vt:variant>
      <vt:variant>
        <vt:i4>5</vt:i4>
      </vt:variant>
      <vt:variant>
        <vt:lpwstr/>
      </vt:variant>
      <vt:variant>
        <vt:lpwstr>_Toc55673233</vt:lpwstr>
      </vt:variant>
      <vt:variant>
        <vt:i4>1376307</vt:i4>
      </vt:variant>
      <vt:variant>
        <vt:i4>26</vt:i4>
      </vt:variant>
      <vt:variant>
        <vt:i4>0</vt:i4>
      </vt:variant>
      <vt:variant>
        <vt:i4>5</vt:i4>
      </vt:variant>
      <vt:variant>
        <vt:lpwstr/>
      </vt:variant>
      <vt:variant>
        <vt:lpwstr>_Toc55673232</vt:lpwstr>
      </vt:variant>
      <vt:variant>
        <vt:i4>1441843</vt:i4>
      </vt:variant>
      <vt:variant>
        <vt:i4>20</vt:i4>
      </vt:variant>
      <vt:variant>
        <vt:i4>0</vt:i4>
      </vt:variant>
      <vt:variant>
        <vt:i4>5</vt:i4>
      </vt:variant>
      <vt:variant>
        <vt:lpwstr/>
      </vt:variant>
      <vt:variant>
        <vt:lpwstr>_Toc55673231</vt:lpwstr>
      </vt:variant>
      <vt:variant>
        <vt:i4>1507379</vt:i4>
      </vt:variant>
      <vt:variant>
        <vt:i4>14</vt:i4>
      </vt:variant>
      <vt:variant>
        <vt:i4>0</vt:i4>
      </vt:variant>
      <vt:variant>
        <vt:i4>5</vt:i4>
      </vt:variant>
      <vt:variant>
        <vt:lpwstr/>
      </vt:variant>
      <vt:variant>
        <vt:lpwstr>_Toc55673230</vt:lpwstr>
      </vt:variant>
      <vt:variant>
        <vt:i4>4849733</vt:i4>
      </vt:variant>
      <vt:variant>
        <vt:i4>9</vt:i4>
      </vt:variant>
      <vt:variant>
        <vt:i4>0</vt:i4>
      </vt:variant>
      <vt:variant>
        <vt:i4>5</vt:i4>
      </vt:variant>
      <vt:variant>
        <vt:lpwstr>http://www.appviewx.com/</vt:lpwstr>
      </vt:variant>
      <vt:variant>
        <vt:lpwstr/>
      </vt:variant>
      <vt:variant>
        <vt:i4>7340086</vt:i4>
      </vt:variant>
      <vt:variant>
        <vt:i4>6</vt:i4>
      </vt:variant>
      <vt:variant>
        <vt:i4>0</vt:i4>
      </vt:variant>
      <vt:variant>
        <vt:i4>5</vt:i4>
      </vt:variant>
      <vt:variant>
        <vt:lpwstr>https://www.vmware.com/in.html</vt:lpwstr>
      </vt:variant>
      <vt:variant>
        <vt:lpwstr/>
      </vt:variant>
      <vt:variant>
        <vt:i4>5898329</vt:i4>
      </vt:variant>
      <vt:variant>
        <vt:i4>3</vt:i4>
      </vt:variant>
      <vt:variant>
        <vt:i4>0</vt:i4>
      </vt:variant>
      <vt:variant>
        <vt:i4>5</vt:i4>
      </vt:variant>
      <vt:variant>
        <vt:lpwstr>https://www.redhat.com/en</vt:lpwstr>
      </vt:variant>
      <vt:variant>
        <vt:lpwstr/>
      </vt:variant>
      <vt:variant>
        <vt:i4>2228350</vt:i4>
      </vt:variant>
      <vt:variant>
        <vt:i4>0</vt:i4>
      </vt:variant>
      <vt:variant>
        <vt:i4>0</vt:i4>
      </vt:variant>
      <vt:variant>
        <vt:i4>5</vt:i4>
      </vt:variant>
      <vt:variant>
        <vt:lpwstr>https://www.centos.org/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AppViewX – Entrust Solution Guide</dc:title>
  <dc:subject/>
  <dc:creator>Tamilselvan Ponnusamy</dc:creator>
  <cp:keywords/>
  <dc:description/>
  <cp:lastModifiedBy>Rajeshkumar Sivan</cp:lastModifiedBy>
  <cp:revision>3</cp:revision>
  <cp:lastPrinted>2020-11-12T13:41:00Z</cp:lastPrinted>
  <dcterms:created xsi:type="dcterms:W3CDTF">2020-11-12T13:11:00Z</dcterms:created>
  <dcterms:modified xsi:type="dcterms:W3CDTF">2020-11-13T07:52:00Z</dcterms:modified>
</cp:coreProperties>
</file>